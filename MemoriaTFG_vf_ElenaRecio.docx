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9C071B" w14:textId="77777777" w:rsidR="00961291" w:rsidRDefault="00400427">
      <w:pPr>
        <w:spacing w:after="2675"/>
        <w:ind w:left="253" w:right="0" w:firstLine="0"/>
        <w:jc w:val="left"/>
      </w:pPr>
      <w:r>
        <w:rPr>
          <w:noProof/>
        </w:rPr>
        <w:drawing>
          <wp:inline distT="0" distB="0" distL="0" distR="0" wp14:anchorId="7B05B8C2" wp14:editId="258DF2B3">
            <wp:extent cx="4846321" cy="1066800"/>
            <wp:effectExtent l="0" t="0" r="0" b="0"/>
            <wp:docPr id="8719" name="Picture 8719"/>
            <wp:cNvGraphicFramePr/>
            <a:graphic xmlns:a="http://schemas.openxmlformats.org/drawingml/2006/main">
              <a:graphicData uri="http://schemas.openxmlformats.org/drawingml/2006/picture">
                <pic:pic xmlns:pic="http://schemas.openxmlformats.org/drawingml/2006/picture">
                  <pic:nvPicPr>
                    <pic:cNvPr id="8719" name="Picture 8719"/>
                    <pic:cNvPicPr/>
                  </pic:nvPicPr>
                  <pic:blipFill>
                    <a:blip r:embed="rId8"/>
                    <a:stretch>
                      <a:fillRect/>
                    </a:stretch>
                  </pic:blipFill>
                  <pic:spPr>
                    <a:xfrm>
                      <a:off x="0" y="0"/>
                      <a:ext cx="4846321" cy="1066800"/>
                    </a:xfrm>
                    <a:prstGeom prst="rect">
                      <a:avLst/>
                    </a:prstGeom>
                  </pic:spPr>
                </pic:pic>
              </a:graphicData>
            </a:graphic>
          </wp:inline>
        </w:drawing>
      </w:r>
    </w:p>
    <w:tbl>
      <w:tblPr>
        <w:tblStyle w:val="TableGrid"/>
        <w:tblW w:w="7783" w:type="dxa"/>
        <w:tblInd w:w="610" w:type="dxa"/>
        <w:tblLook w:val="04A0" w:firstRow="1" w:lastRow="0" w:firstColumn="1" w:lastColumn="0" w:noHBand="0" w:noVBand="1"/>
      </w:tblPr>
      <w:tblGrid>
        <w:gridCol w:w="6330"/>
        <w:gridCol w:w="1453"/>
      </w:tblGrid>
      <w:tr w:rsidR="00961291" w14:paraId="620082B8" w14:textId="77777777">
        <w:trPr>
          <w:trHeight w:val="2364"/>
        </w:trPr>
        <w:tc>
          <w:tcPr>
            <w:tcW w:w="6330" w:type="dxa"/>
            <w:tcBorders>
              <w:top w:val="nil"/>
              <w:left w:val="nil"/>
              <w:bottom w:val="nil"/>
              <w:right w:val="nil"/>
            </w:tcBorders>
          </w:tcPr>
          <w:p w14:paraId="1FC982A2" w14:textId="77777777" w:rsidR="00961291" w:rsidRDefault="00961291">
            <w:pPr>
              <w:spacing w:line="259" w:lineRule="auto"/>
              <w:ind w:left="-2050" w:right="28" w:firstLine="0"/>
              <w:jc w:val="left"/>
            </w:pPr>
          </w:p>
          <w:tbl>
            <w:tblPr>
              <w:tblStyle w:val="TableGrid"/>
              <w:tblW w:w="6303" w:type="dxa"/>
              <w:tblInd w:w="0" w:type="dxa"/>
              <w:tblCellMar>
                <w:left w:w="115" w:type="dxa"/>
                <w:bottom w:w="343" w:type="dxa"/>
                <w:right w:w="115" w:type="dxa"/>
              </w:tblCellMar>
              <w:tblLook w:val="04A0" w:firstRow="1" w:lastRow="0" w:firstColumn="1" w:lastColumn="0" w:noHBand="0" w:noVBand="1"/>
            </w:tblPr>
            <w:tblGrid>
              <w:gridCol w:w="6303"/>
            </w:tblGrid>
            <w:tr w:rsidR="00961291" w14:paraId="51F248FB" w14:textId="77777777">
              <w:trPr>
                <w:trHeight w:val="2364"/>
              </w:trPr>
              <w:tc>
                <w:tcPr>
                  <w:tcW w:w="6303" w:type="dxa"/>
                  <w:tcBorders>
                    <w:top w:val="nil"/>
                    <w:left w:val="nil"/>
                    <w:bottom w:val="nil"/>
                    <w:right w:val="nil"/>
                  </w:tcBorders>
                  <w:shd w:val="clear" w:color="auto" w:fill="E6E6FF"/>
                  <w:vAlign w:val="bottom"/>
                </w:tcPr>
                <w:p w14:paraId="10A54304" w14:textId="77777777" w:rsidR="00961291" w:rsidRPr="00211579" w:rsidRDefault="00400427">
                  <w:pPr>
                    <w:spacing w:line="259" w:lineRule="auto"/>
                    <w:ind w:left="0" w:right="78" w:firstLine="0"/>
                    <w:rPr>
                      <w:rFonts w:cs="Times New Roman"/>
                    </w:rPr>
                  </w:pPr>
                  <w:r w:rsidRPr="00211579">
                    <w:rPr>
                      <w:rFonts w:cs="Times New Roman"/>
                      <w:b/>
                      <w:sz w:val="34"/>
                    </w:rPr>
                    <w:t>TFG del Grado en Ingeniería</w:t>
                  </w:r>
                </w:p>
                <w:p w14:paraId="2F08B2D7" w14:textId="77777777" w:rsidR="00961291" w:rsidRPr="00211579" w:rsidRDefault="00400427">
                  <w:pPr>
                    <w:spacing w:after="325" w:line="259" w:lineRule="auto"/>
                    <w:ind w:left="0" w:right="86" w:firstLine="0"/>
                    <w:rPr>
                      <w:rFonts w:cs="Times New Roman"/>
                    </w:rPr>
                  </w:pPr>
                  <w:r w:rsidRPr="00211579">
                    <w:rPr>
                      <w:rFonts w:cs="Times New Roman"/>
                      <w:b/>
                      <w:sz w:val="34"/>
                    </w:rPr>
                    <w:t>Informática</w:t>
                  </w:r>
                </w:p>
                <w:p w14:paraId="7BC1B965" w14:textId="2C783CAD" w:rsidR="00961291" w:rsidRPr="00211579" w:rsidRDefault="00211579">
                  <w:pPr>
                    <w:spacing w:line="259" w:lineRule="auto"/>
                    <w:ind w:left="0" w:right="78" w:firstLine="0"/>
                    <w:rPr>
                      <w:rFonts w:cs="Times New Roman"/>
                      <w:b/>
                      <w:bCs/>
                    </w:rPr>
                  </w:pPr>
                  <w:r>
                    <w:rPr>
                      <w:rFonts w:cs="Times New Roman"/>
                      <w:b/>
                      <w:bCs/>
                    </w:rPr>
                    <w:t>APP móvil para la gestión de una ganadería</w:t>
                  </w:r>
                </w:p>
              </w:tc>
            </w:tr>
          </w:tbl>
          <w:p w14:paraId="56E6B799" w14:textId="77777777" w:rsidR="00961291" w:rsidRDefault="00961291">
            <w:pPr>
              <w:spacing w:after="160" w:line="259" w:lineRule="auto"/>
              <w:ind w:left="0" w:right="0" w:firstLine="0"/>
              <w:jc w:val="left"/>
            </w:pPr>
          </w:p>
        </w:tc>
        <w:tc>
          <w:tcPr>
            <w:tcW w:w="1453" w:type="dxa"/>
            <w:tcBorders>
              <w:top w:val="nil"/>
              <w:left w:val="nil"/>
              <w:bottom w:val="nil"/>
              <w:right w:val="nil"/>
            </w:tcBorders>
          </w:tcPr>
          <w:p w14:paraId="6C1E506E" w14:textId="77777777" w:rsidR="00961291" w:rsidRDefault="00400427">
            <w:pPr>
              <w:spacing w:line="259" w:lineRule="auto"/>
              <w:ind w:left="28" w:right="0" w:firstLine="0"/>
              <w:jc w:val="left"/>
            </w:pPr>
            <w:r>
              <w:rPr>
                <w:noProof/>
              </w:rPr>
              <w:drawing>
                <wp:inline distT="0" distB="0" distL="0" distR="0" wp14:anchorId="51A47932" wp14:editId="2DCA4789">
                  <wp:extent cx="905256" cy="1091184"/>
                  <wp:effectExtent l="0" t="0" r="0" b="0"/>
                  <wp:docPr id="8721" name="Picture 8721"/>
                  <wp:cNvGraphicFramePr/>
                  <a:graphic xmlns:a="http://schemas.openxmlformats.org/drawingml/2006/main">
                    <a:graphicData uri="http://schemas.openxmlformats.org/drawingml/2006/picture">
                      <pic:pic xmlns:pic="http://schemas.openxmlformats.org/drawingml/2006/picture">
                        <pic:nvPicPr>
                          <pic:cNvPr id="8721" name="Picture 8721"/>
                          <pic:cNvPicPr/>
                        </pic:nvPicPr>
                        <pic:blipFill>
                          <a:blip r:embed="rId9"/>
                          <a:stretch>
                            <a:fillRect/>
                          </a:stretch>
                        </pic:blipFill>
                        <pic:spPr>
                          <a:xfrm>
                            <a:off x="0" y="0"/>
                            <a:ext cx="905256" cy="1091184"/>
                          </a:xfrm>
                          <a:prstGeom prst="rect">
                            <a:avLst/>
                          </a:prstGeom>
                        </pic:spPr>
                      </pic:pic>
                    </a:graphicData>
                  </a:graphic>
                </wp:inline>
              </w:drawing>
            </w:r>
          </w:p>
        </w:tc>
      </w:tr>
    </w:tbl>
    <w:p w14:paraId="2BB622B9" w14:textId="77777777" w:rsidR="00211579" w:rsidRDefault="00211579">
      <w:pPr>
        <w:ind w:left="747" w:right="1613"/>
        <w:rPr>
          <w:rFonts w:cs="Times New Roman"/>
        </w:rPr>
      </w:pPr>
    </w:p>
    <w:p w14:paraId="48A3C94D" w14:textId="15367753" w:rsidR="00961291" w:rsidRPr="00211579" w:rsidRDefault="00400427">
      <w:pPr>
        <w:ind w:left="747" w:right="1613"/>
        <w:rPr>
          <w:rFonts w:cs="Times New Roman"/>
        </w:rPr>
      </w:pPr>
      <w:r w:rsidRPr="00211579">
        <w:rPr>
          <w:rFonts w:cs="Times New Roman"/>
        </w:rPr>
        <w:t xml:space="preserve">Presentado por </w:t>
      </w:r>
      <w:r w:rsidR="00211579">
        <w:rPr>
          <w:rFonts w:cs="Times New Roman"/>
        </w:rPr>
        <w:t>Elena Recio Pérez</w:t>
      </w:r>
      <w:r w:rsidRPr="00211579">
        <w:rPr>
          <w:rFonts w:cs="Times New Roman"/>
        </w:rPr>
        <w:t xml:space="preserve"> en Universidad de Burgos —</w:t>
      </w:r>
      <w:r w:rsidR="00211579">
        <w:rPr>
          <w:rFonts w:cs="Times New Roman"/>
        </w:rPr>
        <w:t xml:space="preserve">9 </w:t>
      </w:r>
      <w:r w:rsidRPr="00211579">
        <w:rPr>
          <w:rFonts w:cs="Times New Roman"/>
        </w:rPr>
        <w:t xml:space="preserve">de </w:t>
      </w:r>
      <w:r w:rsidR="00211579">
        <w:rPr>
          <w:rFonts w:cs="Times New Roman"/>
        </w:rPr>
        <w:t>julio</w:t>
      </w:r>
      <w:r w:rsidRPr="00211579">
        <w:rPr>
          <w:rFonts w:cs="Times New Roman"/>
        </w:rPr>
        <w:t xml:space="preserve"> de 202</w:t>
      </w:r>
      <w:r w:rsidR="00211579">
        <w:rPr>
          <w:rFonts w:cs="Times New Roman"/>
        </w:rPr>
        <w:t>4</w:t>
      </w:r>
    </w:p>
    <w:p w14:paraId="4E6E5D7F" w14:textId="53C09016" w:rsidR="00961291" w:rsidRDefault="00400427">
      <w:pPr>
        <w:ind w:left="747" w:right="1620"/>
        <w:rPr>
          <w:rFonts w:cs="Times New Roman"/>
        </w:rPr>
      </w:pPr>
      <w:r w:rsidRPr="00211579">
        <w:rPr>
          <w:rFonts w:cs="Times New Roman"/>
        </w:rPr>
        <w:t xml:space="preserve">Tutor: </w:t>
      </w:r>
      <w:r w:rsidR="00C578B6">
        <w:rPr>
          <w:rFonts w:cs="Times New Roman"/>
        </w:rPr>
        <w:t xml:space="preserve">José </w:t>
      </w:r>
      <w:r w:rsidR="00211579">
        <w:rPr>
          <w:rFonts w:cs="Times New Roman"/>
        </w:rPr>
        <w:t>Ignacio Santos Martín</w:t>
      </w:r>
    </w:p>
    <w:p w14:paraId="24741297" w14:textId="13F9F3B0" w:rsidR="00211579" w:rsidRDefault="00211579">
      <w:pPr>
        <w:spacing w:line="278" w:lineRule="auto"/>
        <w:ind w:left="0" w:right="0" w:firstLine="0"/>
        <w:jc w:val="left"/>
        <w:rPr>
          <w:rFonts w:cs="Times New Roman"/>
        </w:rPr>
      </w:pPr>
      <w:r>
        <w:rPr>
          <w:rFonts w:cs="Times New Roman"/>
        </w:rPr>
        <w:br w:type="page"/>
      </w:r>
    </w:p>
    <w:p w14:paraId="77066FB1" w14:textId="4CF7C173" w:rsidR="00211579" w:rsidRDefault="00211579">
      <w:pPr>
        <w:spacing w:line="278" w:lineRule="auto"/>
        <w:ind w:left="0" w:right="0" w:firstLine="0"/>
        <w:jc w:val="left"/>
        <w:rPr>
          <w:rFonts w:cs="Times New Roman"/>
        </w:rPr>
      </w:pPr>
      <w:r>
        <w:rPr>
          <w:rFonts w:cs="Times New Roman"/>
        </w:rPr>
        <w:lastRenderedPageBreak/>
        <w:br w:type="page"/>
      </w:r>
    </w:p>
    <w:p w14:paraId="59606580" w14:textId="77777777" w:rsidR="00211579" w:rsidRDefault="00211579" w:rsidP="00211579">
      <w:pPr>
        <w:spacing w:after="730"/>
        <w:ind w:left="2" w:firstLine="0"/>
        <w:jc w:val="left"/>
      </w:pPr>
      <w:r>
        <w:rPr>
          <w:noProof/>
        </w:rPr>
        <w:lastRenderedPageBreak/>
        <w:drawing>
          <wp:inline distT="0" distB="0" distL="0" distR="0" wp14:anchorId="505EB48D" wp14:editId="51508CD9">
            <wp:extent cx="4849369" cy="1066800"/>
            <wp:effectExtent l="0" t="0" r="0" b="0"/>
            <wp:docPr id="7501" name="Picture 7501" descr="For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7501" name="Picture 7501" descr="Forma&#10;&#10;Descripción generada automáticamente con confianza media"/>
                    <pic:cNvPicPr/>
                  </pic:nvPicPr>
                  <pic:blipFill>
                    <a:blip r:embed="rId10"/>
                    <a:stretch>
                      <a:fillRect/>
                    </a:stretch>
                  </pic:blipFill>
                  <pic:spPr>
                    <a:xfrm>
                      <a:off x="0" y="0"/>
                      <a:ext cx="4849369" cy="1066800"/>
                    </a:xfrm>
                    <a:prstGeom prst="rect">
                      <a:avLst/>
                    </a:prstGeom>
                  </pic:spPr>
                </pic:pic>
              </a:graphicData>
            </a:graphic>
          </wp:inline>
        </w:drawing>
      </w:r>
    </w:p>
    <w:p w14:paraId="6222B823" w14:textId="50C069AA" w:rsidR="00211579" w:rsidRPr="00211579" w:rsidRDefault="00211579" w:rsidP="00211579">
      <w:pPr>
        <w:ind w:left="-5"/>
        <w:rPr>
          <w:rFonts w:cs="Times New Roman"/>
        </w:rPr>
      </w:pPr>
      <w:r w:rsidRPr="00211579">
        <w:rPr>
          <w:rFonts w:cs="Times New Roman"/>
        </w:rPr>
        <w:t xml:space="preserve">D. </w:t>
      </w:r>
      <w:r w:rsidR="00C578B6">
        <w:rPr>
          <w:rFonts w:cs="Times New Roman"/>
        </w:rPr>
        <w:t>José Ignacio Santos Martín</w:t>
      </w:r>
      <w:r w:rsidRPr="00211579">
        <w:rPr>
          <w:rFonts w:cs="Times New Roman"/>
        </w:rPr>
        <w:t xml:space="preserve">, profesor del departamento de </w:t>
      </w:r>
      <w:r w:rsidR="00C578B6">
        <w:rPr>
          <w:rFonts w:cs="Times New Roman"/>
        </w:rPr>
        <w:t>Ingeniería de Organ</w:t>
      </w:r>
      <w:r w:rsidR="006D24A7">
        <w:rPr>
          <w:rFonts w:cs="Times New Roman"/>
        </w:rPr>
        <w:t>i</w:t>
      </w:r>
      <w:r w:rsidR="00C578B6">
        <w:rPr>
          <w:rFonts w:cs="Times New Roman"/>
        </w:rPr>
        <w:t>zación</w:t>
      </w:r>
      <w:r w:rsidRPr="00211579">
        <w:rPr>
          <w:rFonts w:cs="Times New Roman"/>
        </w:rPr>
        <w:t>.</w:t>
      </w:r>
    </w:p>
    <w:p w14:paraId="68FF1258" w14:textId="77777777" w:rsidR="00211579" w:rsidRPr="00211579" w:rsidRDefault="00211579" w:rsidP="00211579">
      <w:pPr>
        <w:ind w:left="-5"/>
        <w:rPr>
          <w:rFonts w:cs="Times New Roman"/>
        </w:rPr>
      </w:pPr>
      <w:r w:rsidRPr="00211579">
        <w:rPr>
          <w:rFonts w:cs="Times New Roman"/>
        </w:rPr>
        <w:t>Expone:</w:t>
      </w:r>
    </w:p>
    <w:p w14:paraId="1C6FAEEF" w14:textId="1BA352B2" w:rsidR="00211579" w:rsidRPr="00211579" w:rsidRDefault="00211579" w:rsidP="00211579">
      <w:pPr>
        <w:spacing w:after="374"/>
        <w:ind w:left="-5"/>
        <w:rPr>
          <w:rFonts w:cs="Times New Roman"/>
        </w:rPr>
      </w:pPr>
      <w:r w:rsidRPr="00211579">
        <w:rPr>
          <w:rFonts w:cs="Times New Roman"/>
        </w:rPr>
        <w:t>Que el alumno D.</w:t>
      </w:r>
      <w:r w:rsidR="00FE06AF">
        <w:rPr>
          <w:rFonts w:cs="Times New Roman"/>
        </w:rPr>
        <w:t xml:space="preserve"> Elena Recio Pérez</w:t>
      </w:r>
      <w:r w:rsidRPr="00211579">
        <w:rPr>
          <w:rFonts w:cs="Times New Roman"/>
        </w:rPr>
        <w:t xml:space="preserve">, con DNI </w:t>
      </w:r>
      <w:r w:rsidR="00FE06AF">
        <w:rPr>
          <w:rFonts w:cs="Times New Roman"/>
        </w:rPr>
        <w:t>72902846E</w:t>
      </w:r>
      <w:r w:rsidRPr="00211579">
        <w:rPr>
          <w:rFonts w:cs="Times New Roman"/>
        </w:rPr>
        <w:t>, ha realizado el Trabajo final de Grado en Ingeniería Informática titulado título de TFG. Y que dicho trabajo ha sido realizado por el alumno bajo la dirección del que suscribe, en virtud de lo cual se autoriza su presentación y defensa.</w:t>
      </w:r>
    </w:p>
    <w:p w14:paraId="0396CF0F" w14:textId="53ED2B25" w:rsidR="00211579" w:rsidRDefault="00211579" w:rsidP="00211579">
      <w:pPr>
        <w:spacing w:after="0"/>
        <w:ind w:left="16" w:firstLine="0"/>
        <w:jc w:val="center"/>
      </w:pPr>
      <w:r>
        <w:t xml:space="preserve">En Burgos, </w:t>
      </w:r>
      <w:r w:rsidR="003E1647">
        <w:rPr>
          <w:sz w:val="29"/>
        </w:rPr>
        <w:t xml:space="preserve">9 </w:t>
      </w:r>
      <w:r>
        <w:rPr>
          <w:sz w:val="29"/>
        </w:rPr>
        <w:t xml:space="preserve">de </w:t>
      </w:r>
      <w:r w:rsidR="003E1647">
        <w:rPr>
          <w:sz w:val="29"/>
        </w:rPr>
        <w:t xml:space="preserve">julio </w:t>
      </w:r>
      <w:r>
        <w:rPr>
          <w:sz w:val="29"/>
        </w:rPr>
        <w:t xml:space="preserve">de </w:t>
      </w:r>
      <w:r w:rsidR="003E1647">
        <w:rPr>
          <w:sz w:val="29"/>
        </w:rPr>
        <w:t>2024</w:t>
      </w:r>
    </w:p>
    <w:p w14:paraId="4B9229D2" w14:textId="77777777" w:rsidR="00211579" w:rsidRDefault="00211579" w:rsidP="00211579"/>
    <w:p w14:paraId="3C6D6376" w14:textId="77777777" w:rsidR="00D55BFB" w:rsidRDefault="00D55BFB" w:rsidP="00211579"/>
    <w:p w14:paraId="6DB9BBCC" w14:textId="77777777" w:rsidR="00D55BFB" w:rsidRDefault="00D55BFB" w:rsidP="00D55BFB">
      <w:pPr>
        <w:spacing w:after="1099"/>
        <w:ind w:left="1468"/>
      </w:pPr>
      <w:r>
        <w:t>Vº. Bº. del Tutor:</w:t>
      </w:r>
    </w:p>
    <w:p w14:paraId="415B400B" w14:textId="77777777" w:rsidR="00211579" w:rsidRDefault="00211579" w:rsidP="00211579"/>
    <w:p w14:paraId="64B4CF45" w14:textId="77777777" w:rsidR="00211579" w:rsidRDefault="00211579" w:rsidP="00211579"/>
    <w:p w14:paraId="07806BC7" w14:textId="77777777" w:rsidR="00211579" w:rsidRDefault="00211579" w:rsidP="00211579">
      <w:pPr>
        <w:sectPr w:rsidR="00211579" w:rsidSect="00211579">
          <w:footerReference w:type="default" r:id="rId11"/>
          <w:pgSz w:w="11906" w:h="16838"/>
          <w:pgMar w:top="2558" w:right="1718" w:bottom="1440" w:left="2547" w:header="720" w:footer="720" w:gutter="0"/>
          <w:cols w:space="720"/>
        </w:sectPr>
      </w:pPr>
    </w:p>
    <w:p w14:paraId="27988E4E" w14:textId="0D4F4010" w:rsidR="006E569C" w:rsidRDefault="006E569C" w:rsidP="00FE06AF">
      <w:pPr>
        <w:pStyle w:val="Subttulo"/>
        <w:ind w:left="1134" w:right="1531"/>
        <w:jc w:val="center"/>
        <w:rPr>
          <w:rFonts w:eastAsiaTheme="majorEastAsia"/>
          <w:b/>
          <w:bCs/>
        </w:rPr>
      </w:pPr>
      <w:r w:rsidRPr="006E569C">
        <w:rPr>
          <w:rFonts w:eastAsiaTheme="majorEastAsia"/>
          <w:b/>
          <w:bCs/>
        </w:rPr>
        <w:lastRenderedPageBreak/>
        <w:t>Resumen</w:t>
      </w:r>
    </w:p>
    <w:p w14:paraId="57636065" w14:textId="10DCA376" w:rsidR="00833A09" w:rsidRDefault="00833A09" w:rsidP="00FE06AF">
      <w:pPr>
        <w:ind w:left="1134" w:right="1531"/>
      </w:pPr>
      <w:r>
        <w:t>La parte administrativa de una ganadería es la parte más tediosa del negocio, ya que se requieren muchos registros por cada uno de los animales de la explotación, así como información a la orden del día de todo lo que ocurre en ella.</w:t>
      </w:r>
    </w:p>
    <w:p w14:paraId="34A1C965" w14:textId="0D20FD29" w:rsidR="00833A09" w:rsidRDefault="00833A09" w:rsidP="00FE06AF">
      <w:pPr>
        <w:ind w:left="1134" w:right="1531"/>
      </w:pPr>
      <w:r>
        <w:t>Para ello, en este proyecto se propone el desarrollo de una aplicación móvil para que los ganaderos puedan registrar y consultar datos en cualquier momento del día sin depender de los horarios de las administraciones públicas, para así agilizar el proceso de registro de animales una vez que se acude a determinada administración.</w:t>
      </w:r>
    </w:p>
    <w:p w14:paraId="2C06306A" w14:textId="00549011" w:rsidR="00833A09" w:rsidRDefault="00833A09" w:rsidP="00FE06AF">
      <w:pPr>
        <w:ind w:left="1134" w:right="1531"/>
      </w:pPr>
      <w:r>
        <w:t>La aplicación desarrollada lleva integrada una base de datos para poder guardar en nuestro dispositivo todos aquellos datos que queramos que estén visibles en la aplicación.</w:t>
      </w:r>
    </w:p>
    <w:p w14:paraId="510FCA40" w14:textId="7121678F" w:rsidR="00833A09" w:rsidRDefault="00833A09" w:rsidP="00FE06AF">
      <w:pPr>
        <w:ind w:left="1134" w:right="1531"/>
      </w:pPr>
      <w:r>
        <w:t>La principal idea es que en un futuro la podamos lanzar a GooglePlay para que todas aquellas personas dedicadas a este sector puedan hacer uso de ella.</w:t>
      </w:r>
    </w:p>
    <w:p w14:paraId="5923B3B8" w14:textId="77777777" w:rsidR="00833A09" w:rsidRPr="00833A09" w:rsidRDefault="00833A09" w:rsidP="00FE06AF">
      <w:pPr>
        <w:ind w:left="1134" w:right="1531"/>
      </w:pPr>
    </w:p>
    <w:p w14:paraId="029BB9F8" w14:textId="27186F43" w:rsidR="006E569C" w:rsidRDefault="006E569C" w:rsidP="00FE06AF">
      <w:pPr>
        <w:pStyle w:val="Subttulo"/>
        <w:ind w:left="1134" w:right="1531"/>
        <w:jc w:val="center"/>
        <w:rPr>
          <w:b/>
          <w:bCs/>
        </w:rPr>
      </w:pPr>
      <w:r>
        <w:rPr>
          <w:b/>
          <w:bCs/>
        </w:rPr>
        <w:t>Descriptores</w:t>
      </w:r>
    </w:p>
    <w:p w14:paraId="5D12BD7F" w14:textId="2D9B69FB" w:rsidR="00833A09" w:rsidRPr="00833A09" w:rsidRDefault="00833A09" w:rsidP="00FE06AF">
      <w:pPr>
        <w:ind w:left="1134" w:right="1531"/>
      </w:pPr>
      <w:r>
        <w:t>Ganadería, sprint, animal, Android, gestión de animales.</w:t>
      </w:r>
    </w:p>
    <w:p w14:paraId="219790A9" w14:textId="77777777" w:rsidR="00833A09" w:rsidRDefault="00833A09">
      <w:pPr>
        <w:spacing w:line="278" w:lineRule="auto"/>
        <w:ind w:left="0" w:right="0" w:firstLine="0"/>
        <w:jc w:val="left"/>
        <w:rPr>
          <w:rFonts w:eastAsiaTheme="minorEastAsia" w:cstheme="minorBidi"/>
          <w:b/>
          <w:bCs/>
          <w:color w:val="404040" w:themeColor="text1" w:themeTint="BF"/>
          <w:spacing w:val="15"/>
          <w:sz w:val="22"/>
          <w:szCs w:val="22"/>
        </w:rPr>
      </w:pPr>
      <w:r>
        <w:rPr>
          <w:b/>
          <w:bCs/>
        </w:rPr>
        <w:br w:type="page"/>
      </w:r>
    </w:p>
    <w:p w14:paraId="61E67958" w14:textId="7315ACEA" w:rsidR="006E569C" w:rsidRPr="00F81FFB" w:rsidRDefault="00833A09" w:rsidP="007B144E">
      <w:pPr>
        <w:pStyle w:val="Subttulo"/>
        <w:ind w:left="1134" w:right="1531"/>
        <w:jc w:val="center"/>
        <w:rPr>
          <w:rFonts w:eastAsiaTheme="majorEastAsia"/>
          <w:b/>
          <w:bCs/>
          <w:lang w:val="en-US"/>
        </w:rPr>
      </w:pPr>
      <w:r w:rsidRPr="00F81FFB">
        <w:rPr>
          <w:rFonts w:eastAsiaTheme="majorEastAsia"/>
          <w:b/>
          <w:bCs/>
          <w:lang w:val="en-US"/>
        </w:rPr>
        <w:lastRenderedPageBreak/>
        <w:t>Abstract</w:t>
      </w:r>
    </w:p>
    <w:p w14:paraId="1E05C9A6" w14:textId="54127B43" w:rsidR="00833A09" w:rsidRPr="00F81FFB" w:rsidRDefault="00833A09" w:rsidP="007B144E">
      <w:pPr>
        <w:ind w:left="1134" w:right="1531"/>
        <w:rPr>
          <w:lang w:val="en-US"/>
        </w:rPr>
      </w:pPr>
      <w:r w:rsidRPr="00F81FFB">
        <w:rPr>
          <w:lang w:val="en-US"/>
        </w:rPr>
        <w:t>The administrative part of a livestock farm is the most tedious part of the business, as many records are required for each of the animals on the farm, as well as day-to-day information on everything that happens on the farm.</w:t>
      </w:r>
    </w:p>
    <w:p w14:paraId="42C91195" w14:textId="7C566BC0" w:rsidR="009516BC" w:rsidRPr="00F81FFB" w:rsidRDefault="009516BC" w:rsidP="007B144E">
      <w:pPr>
        <w:ind w:left="1134" w:right="1531"/>
        <w:rPr>
          <w:lang w:val="en-US"/>
        </w:rPr>
      </w:pPr>
      <w:r w:rsidRPr="00F81FFB">
        <w:rPr>
          <w:lang w:val="en-US"/>
        </w:rPr>
        <w:t>To this end, this project proposes the development of a mobile application so that livestock farmers can register and consult data at any time of the day without depending on the opening hours of the public administrations, in order to speed up the process of registering animals once they go to a certain administration.</w:t>
      </w:r>
    </w:p>
    <w:p w14:paraId="775B9B87" w14:textId="61189DAD" w:rsidR="009516BC" w:rsidRPr="00F81FFB" w:rsidRDefault="009516BC" w:rsidP="007B144E">
      <w:pPr>
        <w:ind w:left="1134" w:right="1531"/>
        <w:rPr>
          <w:lang w:val="en-US"/>
        </w:rPr>
      </w:pPr>
      <w:r w:rsidRPr="00F81FFB">
        <w:rPr>
          <w:lang w:val="en-US"/>
        </w:rPr>
        <w:t>The developed application has an integrated database to be able to save in our device all the data that we want to be visible in the application.</w:t>
      </w:r>
    </w:p>
    <w:p w14:paraId="0E2652FB" w14:textId="0AE7804F" w:rsidR="009516BC" w:rsidRPr="00F81FFB" w:rsidRDefault="009516BC" w:rsidP="007B144E">
      <w:pPr>
        <w:ind w:left="1134" w:right="1531"/>
        <w:rPr>
          <w:lang w:val="en-US"/>
        </w:rPr>
      </w:pPr>
      <w:r w:rsidRPr="00F81FFB">
        <w:rPr>
          <w:lang w:val="en-US"/>
        </w:rPr>
        <w:t>The main idea is that in the future we will be able to launch it on GooglePlay so that all those dedicated to this sector can make use of it.</w:t>
      </w:r>
    </w:p>
    <w:p w14:paraId="113BAC55" w14:textId="77777777" w:rsidR="009516BC" w:rsidRPr="00F81FFB" w:rsidRDefault="009516BC" w:rsidP="007B144E">
      <w:pPr>
        <w:pStyle w:val="Subttulo"/>
        <w:ind w:left="1134" w:right="1531"/>
        <w:jc w:val="center"/>
        <w:rPr>
          <w:rFonts w:eastAsiaTheme="majorEastAsia"/>
          <w:b/>
          <w:bCs/>
          <w:lang w:val="en-US"/>
        </w:rPr>
      </w:pPr>
    </w:p>
    <w:p w14:paraId="1EF2E594" w14:textId="55F400DF" w:rsidR="00833A09" w:rsidRPr="00F81FFB" w:rsidRDefault="00833A09" w:rsidP="007B144E">
      <w:pPr>
        <w:pStyle w:val="Subttulo"/>
        <w:ind w:left="1134" w:right="1531"/>
        <w:jc w:val="center"/>
        <w:rPr>
          <w:rFonts w:eastAsiaTheme="majorEastAsia"/>
          <w:b/>
          <w:bCs/>
          <w:lang w:val="en-US"/>
        </w:rPr>
      </w:pPr>
      <w:r w:rsidRPr="00F81FFB">
        <w:rPr>
          <w:rFonts w:eastAsiaTheme="majorEastAsia"/>
          <w:b/>
          <w:bCs/>
          <w:lang w:val="en-US"/>
        </w:rPr>
        <w:t>Keywords</w:t>
      </w:r>
    </w:p>
    <w:p w14:paraId="182D249B" w14:textId="336BEF3A" w:rsidR="007B144E" w:rsidRPr="00F81FFB" w:rsidRDefault="009516BC" w:rsidP="007B144E">
      <w:pPr>
        <w:ind w:left="1134" w:right="1531"/>
        <w:rPr>
          <w:lang w:val="en-US"/>
        </w:rPr>
      </w:pPr>
      <w:r w:rsidRPr="00F81FFB">
        <w:rPr>
          <w:lang w:val="en-US"/>
        </w:rPr>
        <w:t>Livestock, sprint, animal, Android, animal management.</w:t>
      </w:r>
    </w:p>
    <w:p w14:paraId="4EC55E5C" w14:textId="77777777" w:rsidR="007B144E" w:rsidRPr="00F81FFB" w:rsidRDefault="007B144E">
      <w:pPr>
        <w:rPr>
          <w:lang w:val="en-US"/>
        </w:rPr>
      </w:pPr>
      <w:r w:rsidRPr="00F81FFB">
        <w:rPr>
          <w:lang w:val="en-US"/>
        </w:rPr>
        <w:br w:type="page"/>
      </w:r>
    </w:p>
    <w:sdt>
      <w:sdtPr>
        <w:rPr>
          <w:b w:val="0"/>
          <w:kern w:val="2"/>
          <w:sz w:val="24"/>
          <w14:ligatures w14:val="standardContextual"/>
        </w:rPr>
        <w:id w:val="-948853807"/>
        <w:docPartObj>
          <w:docPartGallery w:val="Table of Contents"/>
          <w:docPartUnique/>
        </w:docPartObj>
      </w:sdtPr>
      <w:sdtEndPr>
        <w:rPr>
          <w:bCs/>
        </w:rPr>
      </w:sdtEndPr>
      <w:sdtContent>
        <w:p w14:paraId="12F29859" w14:textId="2F2A3CA1" w:rsidR="007B144E" w:rsidRDefault="007B144E">
          <w:pPr>
            <w:pStyle w:val="TtuloTDC"/>
          </w:pPr>
          <w:r>
            <w:t>Índice general</w:t>
          </w:r>
        </w:p>
        <w:p w14:paraId="6D1F6CF2" w14:textId="77777777" w:rsidR="007B144E" w:rsidRPr="007B144E" w:rsidRDefault="007B144E" w:rsidP="007B144E"/>
        <w:p w14:paraId="72834ABF" w14:textId="01563AFE" w:rsidR="007B144E" w:rsidRDefault="007B144E">
          <w:pPr>
            <w:pStyle w:val="TDC1"/>
            <w:tabs>
              <w:tab w:val="left" w:pos="960"/>
              <w:tab w:val="right" w:leader="dot" w:pos="9016"/>
            </w:tabs>
            <w:rPr>
              <w:rFonts w:asciiTheme="minorHAnsi" w:eastAsiaTheme="minorEastAsia" w:hAnsiTheme="minorHAnsi" w:cstheme="minorBidi"/>
              <w:noProof/>
              <w:color w:val="auto"/>
            </w:rPr>
          </w:pPr>
          <w:r>
            <w:fldChar w:fldCharType="begin"/>
          </w:r>
          <w:r>
            <w:instrText xml:space="preserve"> TOC \t "Título 1;2;Título 2;3;Título 3;4;Título;1" </w:instrText>
          </w:r>
          <w:r>
            <w:fldChar w:fldCharType="separate"/>
          </w:r>
          <w:r w:rsidRPr="00F03909">
            <w:rPr>
              <w:b/>
              <w:bCs/>
              <w:noProof/>
              <w:spacing w:val="15"/>
            </w:rPr>
            <w:t>1.</w:t>
          </w:r>
          <w:r>
            <w:rPr>
              <w:rFonts w:asciiTheme="minorHAnsi" w:eastAsiaTheme="minorEastAsia" w:hAnsiTheme="minorHAnsi" w:cstheme="minorBidi"/>
              <w:noProof/>
              <w:color w:val="auto"/>
            </w:rPr>
            <w:tab/>
          </w:r>
          <w:r w:rsidRPr="00F03909">
            <w:rPr>
              <w:b/>
              <w:bCs/>
              <w:noProof/>
            </w:rPr>
            <w:t>Introducción</w:t>
          </w:r>
          <w:r>
            <w:rPr>
              <w:noProof/>
            </w:rPr>
            <w:tab/>
          </w:r>
          <w:r>
            <w:rPr>
              <w:noProof/>
            </w:rPr>
            <w:fldChar w:fldCharType="begin"/>
          </w:r>
          <w:r>
            <w:rPr>
              <w:noProof/>
            </w:rPr>
            <w:instrText xml:space="preserve"> PAGEREF _Toc171380412 \h </w:instrText>
          </w:r>
          <w:r>
            <w:rPr>
              <w:noProof/>
            </w:rPr>
          </w:r>
          <w:r>
            <w:rPr>
              <w:noProof/>
            </w:rPr>
            <w:fldChar w:fldCharType="separate"/>
          </w:r>
          <w:r w:rsidR="00703414">
            <w:rPr>
              <w:noProof/>
            </w:rPr>
            <w:t>1</w:t>
          </w:r>
          <w:r>
            <w:rPr>
              <w:noProof/>
            </w:rPr>
            <w:fldChar w:fldCharType="end"/>
          </w:r>
        </w:p>
        <w:p w14:paraId="31D787A9" w14:textId="02064D6F" w:rsidR="007B144E" w:rsidRDefault="007B144E">
          <w:pPr>
            <w:pStyle w:val="TDC2"/>
            <w:tabs>
              <w:tab w:val="left" w:pos="960"/>
              <w:tab w:val="right" w:leader="dot" w:pos="9016"/>
            </w:tabs>
            <w:rPr>
              <w:rFonts w:cstheme="minorBidi"/>
              <w:noProof/>
              <w:kern w:val="2"/>
              <w:sz w:val="24"/>
              <w:szCs w:val="24"/>
              <w14:ligatures w14:val="standardContextual"/>
            </w:rPr>
          </w:pPr>
          <w:r w:rsidRPr="00F03909">
            <w:rPr>
              <w:bCs/>
              <w:noProof/>
            </w:rPr>
            <w:t>1.1.</w:t>
          </w:r>
          <w:r>
            <w:rPr>
              <w:rFonts w:cstheme="minorBidi"/>
              <w:noProof/>
              <w:kern w:val="2"/>
              <w:sz w:val="24"/>
              <w:szCs w:val="24"/>
              <w14:ligatures w14:val="standardContextual"/>
            </w:rPr>
            <w:tab/>
          </w:r>
          <w:r w:rsidRPr="00F03909">
            <w:rPr>
              <w:bCs/>
              <w:noProof/>
            </w:rPr>
            <w:t>Estructura de la memoria</w:t>
          </w:r>
          <w:r>
            <w:rPr>
              <w:noProof/>
            </w:rPr>
            <w:tab/>
          </w:r>
          <w:r>
            <w:rPr>
              <w:noProof/>
            </w:rPr>
            <w:fldChar w:fldCharType="begin"/>
          </w:r>
          <w:r>
            <w:rPr>
              <w:noProof/>
            </w:rPr>
            <w:instrText xml:space="preserve"> PAGEREF _Toc171380413 \h </w:instrText>
          </w:r>
          <w:r>
            <w:rPr>
              <w:noProof/>
            </w:rPr>
          </w:r>
          <w:r>
            <w:rPr>
              <w:noProof/>
            </w:rPr>
            <w:fldChar w:fldCharType="separate"/>
          </w:r>
          <w:r w:rsidR="00703414">
            <w:rPr>
              <w:noProof/>
            </w:rPr>
            <w:t>2</w:t>
          </w:r>
          <w:r>
            <w:rPr>
              <w:noProof/>
            </w:rPr>
            <w:fldChar w:fldCharType="end"/>
          </w:r>
        </w:p>
        <w:p w14:paraId="347C250E" w14:textId="0122D5CE" w:rsidR="007B144E" w:rsidRDefault="007B144E">
          <w:pPr>
            <w:pStyle w:val="TDC2"/>
            <w:tabs>
              <w:tab w:val="left" w:pos="960"/>
              <w:tab w:val="right" w:leader="dot" w:pos="9016"/>
            </w:tabs>
            <w:rPr>
              <w:rFonts w:cstheme="minorBidi"/>
              <w:noProof/>
              <w:kern w:val="2"/>
              <w:sz w:val="24"/>
              <w:szCs w:val="24"/>
              <w14:ligatures w14:val="standardContextual"/>
            </w:rPr>
          </w:pPr>
          <w:r>
            <w:rPr>
              <w:noProof/>
            </w:rPr>
            <w:t>1.2.</w:t>
          </w:r>
          <w:r>
            <w:rPr>
              <w:rFonts w:cstheme="minorBidi"/>
              <w:noProof/>
              <w:kern w:val="2"/>
              <w:sz w:val="24"/>
              <w:szCs w:val="24"/>
              <w14:ligatures w14:val="standardContextual"/>
            </w:rPr>
            <w:tab/>
          </w:r>
          <w:r>
            <w:rPr>
              <w:noProof/>
            </w:rPr>
            <w:t>Documentos adjuntos</w:t>
          </w:r>
          <w:r>
            <w:rPr>
              <w:noProof/>
            </w:rPr>
            <w:tab/>
          </w:r>
          <w:r>
            <w:rPr>
              <w:noProof/>
            </w:rPr>
            <w:fldChar w:fldCharType="begin"/>
          </w:r>
          <w:r>
            <w:rPr>
              <w:noProof/>
            </w:rPr>
            <w:instrText xml:space="preserve"> PAGEREF _Toc171380414 \h </w:instrText>
          </w:r>
          <w:r>
            <w:rPr>
              <w:noProof/>
            </w:rPr>
          </w:r>
          <w:r>
            <w:rPr>
              <w:noProof/>
            </w:rPr>
            <w:fldChar w:fldCharType="separate"/>
          </w:r>
          <w:r w:rsidR="00703414">
            <w:rPr>
              <w:noProof/>
            </w:rPr>
            <w:t>3</w:t>
          </w:r>
          <w:r>
            <w:rPr>
              <w:noProof/>
            </w:rPr>
            <w:fldChar w:fldCharType="end"/>
          </w:r>
        </w:p>
        <w:p w14:paraId="19A64894" w14:textId="782A761F" w:rsidR="007B144E" w:rsidRDefault="007B144E">
          <w:pPr>
            <w:pStyle w:val="TDC2"/>
            <w:tabs>
              <w:tab w:val="left" w:pos="960"/>
              <w:tab w:val="right" w:leader="dot" w:pos="9016"/>
            </w:tabs>
            <w:rPr>
              <w:rFonts w:cstheme="minorBidi"/>
              <w:noProof/>
              <w:kern w:val="2"/>
              <w:sz w:val="24"/>
              <w:szCs w:val="24"/>
              <w14:ligatures w14:val="standardContextual"/>
            </w:rPr>
          </w:pPr>
          <w:r>
            <w:rPr>
              <w:noProof/>
            </w:rPr>
            <w:t>1.3.</w:t>
          </w:r>
          <w:r>
            <w:rPr>
              <w:rFonts w:cstheme="minorBidi"/>
              <w:noProof/>
              <w:kern w:val="2"/>
              <w:sz w:val="24"/>
              <w:szCs w:val="24"/>
              <w14:ligatures w14:val="standardContextual"/>
            </w:rPr>
            <w:tab/>
          </w:r>
          <w:r>
            <w:rPr>
              <w:noProof/>
            </w:rPr>
            <w:t>Enlaces adjuntos</w:t>
          </w:r>
          <w:r>
            <w:rPr>
              <w:noProof/>
            </w:rPr>
            <w:tab/>
          </w:r>
          <w:r>
            <w:rPr>
              <w:noProof/>
            </w:rPr>
            <w:fldChar w:fldCharType="begin"/>
          </w:r>
          <w:r>
            <w:rPr>
              <w:noProof/>
            </w:rPr>
            <w:instrText xml:space="preserve"> PAGEREF _Toc171380415 \h </w:instrText>
          </w:r>
          <w:r>
            <w:rPr>
              <w:noProof/>
            </w:rPr>
          </w:r>
          <w:r>
            <w:rPr>
              <w:noProof/>
            </w:rPr>
            <w:fldChar w:fldCharType="separate"/>
          </w:r>
          <w:r w:rsidR="00703414">
            <w:rPr>
              <w:noProof/>
            </w:rPr>
            <w:t>3</w:t>
          </w:r>
          <w:r>
            <w:rPr>
              <w:noProof/>
            </w:rPr>
            <w:fldChar w:fldCharType="end"/>
          </w:r>
        </w:p>
        <w:p w14:paraId="1B3B1BFA" w14:textId="493CC7BD" w:rsidR="007B144E" w:rsidRDefault="007B144E">
          <w:pPr>
            <w:pStyle w:val="TDC1"/>
            <w:tabs>
              <w:tab w:val="left" w:pos="720"/>
              <w:tab w:val="right" w:leader="dot" w:pos="9016"/>
            </w:tabs>
            <w:rPr>
              <w:rFonts w:asciiTheme="minorHAnsi" w:eastAsiaTheme="minorEastAsia" w:hAnsiTheme="minorHAnsi" w:cstheme="minorBidi"/>
              <w:noProof/>
              <w:color w:val="auto"/>
            </w:rPr>
          </w:pPr>
          <w:r w:rsidRPr="00F03909">
            <w:rPr>
              <w:b/>
              <w:bCs/>
              <w:noProof/>
            </w:rPr>
            <w:t>2.</w:t>
          </w:r>
          <w:r>
            <w:rPr>
              <w:rFonts w:asciiTheme="minorHAnsi" w:eastAsiaTheme="minorEastAsia" w:hAnsiTheme="minorHAnsi" w:cstheme="minorBidi"/>
              <w:noProof/>
              <w:color w:val="auto"/>
            </w:rPr>
            <w:tab/>
          </w:r>
          <w:r w:rsidRPr="00F03909">
            <w:rPr>
              <w:b/>
              <w:bCs/>
              <w:noProof/>
            </w:rPr>
            <w:t>Objetivos del proyecto</w:t>
          </w:r>
          <w:r>
            <w:rPr>
              <w:noProof/>
            </w:rPr>
            <w:tab/>
          </w:r>
          <w:r>
            <w:rPr>
              <w:noProof/>
            </w:rPr>
            <w:fldChar w:fldCharType="begin"/>
          </w:r>
          <w:r>
            <w:rPr>
              <w:noProof/>
            </w:rPr>
            <w:instrText xml:space="preserve"> PAGEREF _Toc171380416 \h </w:instrText>
          </w:r>
          <w:r>
            <w:rPr>
              <w:noProof/>
            </w:rPr>
          </w:r>
          <w:r>
            <w:rPr>
              <w:noProof/>
            </w:rPr>
            <w:fldChar w:fldCharType="separate"/>
          </w:r>
          <w:r w:rsidR="00703414">
            <w:rPr>
              <w:noProof/>
            </w:rPr>
            <w:t>4</w:t>
          </w:r>
          <w:r>
            <w:rPr>
              <w:noProof/>
            </w:rPr>
            <w:fldChar w:fldCharType="end"/>
          </w:r>
        </w:p>
        <w:p w14:paraId="45AD00DD" w14:textId="712E796A" w:rsidR="007B144E" w:rsidRDefault="007B144E">
          <w:pPr>
            <w:pStyle w:val="TDC2"/>
            <w:tabs>
              <w:tab w:val="left" w:pos="960"/>
              <w:tab w:val="right" w:leader="dot" w:pos="9016"/>
            </w:tabs>
            <w:rPr>
              <w:rFonts w:cstheme="minorBidi"/>
              <w:noProof/>
              <w:kern w:val="2"/>
              <w:sz w:val="24"/>
              <w:szCs w:val="24"/>
              <w14:ligatures w14:val="standardContextual"/>
            </w:rPr>
          </w:pPr>
          <w:r>
            <w:rPr>
              <w:noProof/>
            </w:rPr>
            <w:t>2.1.</w:t>
          </w:r>
          <w:r>
            <w:rPr>
              <w:rFonts w:cstheme="minorBidi"/>
              <w:noProof/>
              <w:kern w:val="2"/>
              <w:sz w:val="24"/>
              <w:szCs w:val="24"/>
              <w14:ligatures w14:val="standardContextual"/>
            </w:rPr>
            <w:tab/>
          </w:r>
          <w:r>
            <w:rPr>
              <w:noProof/>
            </w:rPr>
            <w:t>Objetivos generales</w:t>
          </w:r>
          <w:r>
            <w:rPr>
              <w:noProof/>
            </w:rPr>
            <w:tab/>
          </w:r>
          <w:r>
            <w:rPr>
              <w:noProof/>
            </w:rPr>
            <w:fldChar w:fldCharType="begin"/>
          </w:r>
          <w:r>
            <w:rPr>
              <w:noProof/>
            </w:rPr>
            <w:instrText xml:space="preserve"> PAGEREF _Toc171380417 \h </w:instrText>
          </w:r>
          <w:r>
            <w:rPr>
              <w:noProof/>
            </w:rPr>
          </w:r>
          <w:r>
            <w:rPr>
              <w:noProof/>
            </w:rPr>
            <w:fldChar w:fldCharType="separate"/>
          </w:r>
          <w:r w:rsidR="00703414">
            <w:rPr>
              <w:noProof/>
            </w:rPr>
            <w:t>4</w:t>
          </w:r>
          <w:r>
            <w:rPr>
              <w:noProof/>
            </w:rPr>
            <w:fldChar w:fldCharType="end"/>
          </w:r>
        </w:p>
        <w:p w14:paraId="1906FD39" w14:textId="31BC562C" w:rsidR="007B144E" w:rsidRDefault="007B144E">
          <w:pPr>
            <w:pStyle w:val="TDC2"/>
            <w:tabs>
              <w:tab w:val="left" w:pos="960"/>
              <w:tab w:val="right" w:leader="dot" w:pos="9016"/>
            </w:tabs>
            <w:rPr>
              <w:rFonts w:cstheme="minorBidi"/>
              <w:noProof/>
              <w:kern w:val="2"/>
              <w:sz w:val="24"/>
              <w:szCs w:val="24"/>
              <w14:ligatures w14:val="standardContextual"/>
            </w:rPr>
          </w:pPr>
          <w:r>
            <w:rPr>
              <w:noProof/>
            </w:rPr>
            <w:t>2.2.</w:t>
          </w:r>
          <w:r>
            <w:rPr>
              <w:rFonts w:cstheme="minorBidi"/>
              <w:noProof/>
              <w:kern w:val="2"/>
              <w:sz w:val="24"/>
              <w:szCs w:val="24"/>
              <w14:ligatures w14:val="standardContextual"/>
            </w:rPr>
            <w:tab/>
          </w:r>
          <w:r>
            <w:rPr>
              <w:noProof/>
            </w:rPr>
            <w:t>Objetivos técnicos</w:t>
          </w:r>
          <w:r>
            <w:rPr>
              <w:noProof/>
            </w:rPr>
            <w:tab/>
          </w:r>
          <w:r>
            <w:rPr>
              <w:noProof/>
            </w:rPr>
            <w:fldChar w:fldCharType="begin"/>
          </w:r>
          <w:r>
            <w:rPr>
              <w:noProof/>
            </w:rPr>
            <w:instrText xml:space="preserve"> PAGEREF _Toc171380418 \h </w:instrText>
          </w:r>
          <w:r>
            <w:rPr>
              <w:noProof/>
            </w:rPr>
          </w:r>
          <w:r>
            <w:rPr>
              <w:noProof/>
            </w:rPr>
            <w:fldChar w:fldCharType="separate"/>
          </w:r>
          <w:r w:rsidR="00703414">
            <w:rPr>
              <w:noProof/>
            </w:rPr>
            <w:t>4</w:t>
          </w:r>
          <w:r>
            <w:rPr>
              <w:noProof/>
            </w:rPr>
            <w:fldChar w:fldCharType="end"/>
          </w:r>
        </w:p>
        <w:p w14:paraId="3C2D2C81" w14:textId="1696A0DF" w:rsidR="007B144E" w:rsidRDefault="007B144E">
          <w:pPr>
            <w:pStyle w:val="TDC2"/>
            <w:tabs>
              <w:tab w:val="left" w:pos="960"/>
              <w:tab w:val="right" w:leader="dot" w:pos="9016"/>
            </w:tabs>
            <w:rPr>
              <w:rFonts w:cstheme="minorBidi"/>
              <w:noProof/>
              <w:kern w:val="2"/>
              <w:sz w:val="24"/>
              <w:szCs w:val="24"/>
              <w14:ligatures w14:val="standardContextual"/>
            </w:rPr>
          </w:pPr>
          <w:r>
            <w:rPr>
              <w:noProof/>
            </w:rPr>
            <w:t>2.3.</w:t>
          </w:r>
          <w:r>
            <w:rPr>
              <w:rFonts w:cstheme="minorBidi"/>
              <w:noProof/>
              <w:kern w:val="2"/>
              <w:sz w:val="24"/>
              <w:szCs w:val="24"/>
              <w14:ligatures w14:val="standardContextual"/>
            </w:rPr>
            <w:tab/>
          </w:r>
          <w:r>
            <w:rPr>
              <w:noProof/>
            </w:rPr>
            <w:t>Objetivos personales</w:t>
          </w:r>
          <w:r>
            <w:rPr>
              <w:noProof/>
            </w:rPr>
            <w:tab/>
          </w:r>
          <w:r>
            <w:rPr>
              <w:noProof/>
            </w:rPr>
            <w:fldChar w:fldCharType="begin"/>
          </w:r>
          <w:r>
            <w:rPr>
              <w:noProof/>
            </w:rPr>
            <w:instrText xml:space="preserve"> PAGEREF _Toc171380419 \h </w:instrText>
          </w:r>
          <w:r>
            <w:rPr>
              <w:noProof/>
            </w:rPr>
          </w:r>
          <w:r>
            <w:rPr>
              <w:noProof/>
            </w:rPr>
            <w:fldChar w:fldCharType="separate"/>
          </w:r>
          <w:r w:rsidR="00703414">
            <w:rPr>
              <w:noProof/>
            </w:rPr>
            <w:t>5</w:t>
          </w:r>
          <w:r>
            <w:rPr>
              <w:noProof/>
            </w:rPr>
            <w:fldChar w:fldCharType="end"/>
          </w:r>
        </w:p>
        <w:p w14:paraId="2C111E91" w14:textId="236A7693" w:rsidR="007B144E" w:rsidRDefault="007B144E">
          <w:pPr>
            <w:pStyle w:val="TDC1"/>
            <w:tabs>
              <w:tab w:val="left" w:pos="720"/>
              <w:tab w:val="right" w:leader="dot" w:pos="9016"/>
            </w:tabs>
            <w:rPr>
              <w:rFonts w:asciiTheme="minorHAnsi" w:eastAsiaTheme="minorEastAsia" w:hAnsiTheme="minorHAnsi" w:cstheme="minorBidi"/>
              <w:noProof/>
              <w:color w:val="auto"/>
            </w:rPr>
          </w:pPr>
          <w:r w:rsidRPr="00F03909">
            <w:rPr>
              <w:b/>
              <w:bCs/>
              <w:noProof/>
            </w:rPr>
            <w:t>3.</w:t>
          </w:r>
          <w:r>
            <w:rPr>
              <w:rFonts w:asciiTheme="minorHAnsi" w:eastAsiaTheme="minorEastAsia" w:hAnsiTheme="minorHAnsi" w:cstheme="minorBidi"/>
              <w:noProof/>
              <w:color w:val="auto"/>
            </w:rPr>
            <w:tab/>
          </w:r>
          <w:r w:rsidRPr="00F03909">
            <w:rPr>
              <w:b/>
              <w:bCs/>
              <w:noProof/>
            </w:rPr>
            <w:t>Conceptos teóricos</w:t>
          </w:r>
          <w:r>
            <w:rPr>
              <w:noProof/>
            </w:rPr>
            <w:tab/>
          </w:r>
          <w:r>
            <w:rPr>
              <w:noProof/>
            </w:rPr>
            <w:fldChar w:fldCharType="begin"/>
          </w:r>
          <w:r>
            <w:rPr>
              <w:noProof/>
            </w:rPr>
            <w:instrText xml:space="preserve"> PAGEREF _Toc171380420 \h </w:instrText>
          </w:r>
          <w:r>
            <w:rPr>
              <w:noProof/>
            </w:rPr>
          </w:r>
          <w:r>
            <w:rPr>
              <w:noProof/>
            </w:rPr>
            <w:fldChar w:fldCharType="separate"/>
          </w:r>
          <w:r w:rsidR="00703414">
            <w:rPr>
              <w:noProof/>
            </w:rPr>
            <w:t>6</w:t>
          </w:r>
          <w:r>
            <w:rPr>
              <w:noProof/>
            </w:rPr>
            <w:fldChar w:fldCharType="end"/>
          </w:r>
        </w:p>
        <w:p w14:paraId="27CE6204" w14:textId="1538A692" w:rsidR="007B144E" w:rsidRDefault="007B144E">
          <w:pPr>
            <w:pStyle w:val="TDC1"/>
            <w:tabs>
              <w:tab w:val="left" w:pos="720"/>
              <w:tab w:val="right" w:leader="dot" w:pos="9016"/>
            </w:tabs>
            <w:rPr>
              <w:rFonts w:asciiTheme="minorHAnsi" w:eastAsiaTheme="minorEastAsia" w:hAnsiTheme="minorHAnsi" w:cstheme="minorBidi"/>
              <w:noProof/>
              <w:color w:val="auto"/>
            </w:rPr>
          </w:pPr>
          <w:r w:rsidRPr="00F03909">
            <w:rPr>
              <w:b/>
              <w:bCs/>
              <w:noProof/>
            </w:rPr>
            <w:t>4.</w:t>
          </w:r>
          <w:r>
            <w:rPr>
              <w:rFonts w:asciiTheme="minorHAnsi" w:eastAsiaTheme="minorEastAsia" w:hAnsiTheme="minorHAnsi" w:cstheme="minorBidi"/>
              <w:noProof/>
              <w:color w:val="auto"/>
            </w:rPr>
            <w:tab/>
          </w:r>
          <w:r w:rsidRPr="00F03909">
            <w:rPr>
              <w:b/>
              <w:bCs/>
              <w:noProof/>
            </w:rPr>
            <w:t>Técnicas y herramientas</w:t>
          </w:r>
          <w:r>
            <w:rPr>
              <w:noProof/>
            </w:rPr>
            <w:tab/>
          </w:r>
          <w:r>
            <w:rPr>
              <w:noProof/>
            </w:rPr>
            <w:fldChar w:fldCharType="begin"/>
          </w:r>
          <w:r>
            <w:rPr>
              <w:noProof/>
            </w:rPr>
            <w:instrText xml:space="preserve"> PAGEREF _Toc171380421 \h </w:instrText>
          </w:r>
          <w:r>
            <w:rPr>
              <w:noProof/>
            </w:rPr>
          </w:r>
          <w:r>
            <w:rPr>
              <w:noProof/>
            </w:rPr>
            <w:fldChar w:fldCharType="separate"/>
          </w:r>
          <w:r w:rsidR="00703414">
            <w:rPr>
              <w:noProof/>
            </w:rPr>
            <w:t>12</w:t>
          </w:r>
          <w:r>
            <w:rPr>
              <w:noProof/>
            </w:rPr>
            <w:fldChar w:fldCharType="end"/>
          </w:r>
        </w:p>
        <w:p w14:paraId="3392F5EA" w14:textId="6F548C40" w:rsidR="007B144E" w:rsidRDefault="007B144E">
          <w:pPr>
            <w:pStyle w:val="TDC2"/>
            <w:tabs>
              <w:tab w:val="left" w:pos="960"/>
              <w:tab w:val="right" w:leader="dot" w:pos="9016"/>
            </w:tabs>
            <w:rPr>
              <w:rFonts w:cstheme="minorBidi"/>
              <w:noProof/>
              <w:kern w:val="2"/>
              <w:sz w:val="24"/>
              <w:szCs w:val="24"/>
              <w14:ligatures w14:val="standardContextual"/>
            </w:rPr>
          </w:pPr>
          <w:r>
            <w:rPr>
              <w:noProof/>
            </w:rPr>
            <w:t>4.1.</w:t>
          </w:r>
          <w:r>
            <w:rPr>
              <w:rFonts w:cstheme="minorBidi"/>
              <w:noProof/>
              <w:kern w:val="2"/>
              <w:sz w:val="24"/>
              <w:szCs w:val="24"/>
              <w14:ligatures w14:val="standardContextual"/>
            </w:rPr>
            <w:tab/>
          </w:r>
          <w:r>
            <w:rPr>
              <w:noProof/>
            </w:rPr>
            <w:t>Metodologías ágiles</w:t>
          </w:r>
          <w:r>
            <w:rPr>
              <w:noProof/>
            </w:rPr>
            <w:tab/>
          </w:r>
          <w:r>
            <w:rPr>
              <w:noProof/>
            </w:rPr>
            <w:fldChar w:fldCharType="begin"/>
          </w:r>
          <w:r>
            <w:rPr>
              <w:noProof/>
            </w:rPr>
            <w:instrText xml:space="preserve"> PAGEREF _Toc171380422 \h </w:instrText>
          </w:r>
          <w:r>
            <w:rPr>
              <w:noProof/>
            </w:rPr>
          </w:r>
          <w:r>
            <w:rPr>
              <w:noProof/>
            </w:rPr>
            <w:fldChar w:fldCharType="separate"/>
          </w:r>
          <w:r w:rsidR="00703414">
            <w:rPr>
              <w:noProof/>
            </w:rPr>
            <w:t>12</w:t>
          </w:r>
          <w:r>
            <w:rPr>
              <w:noProof/>
            </w:rPr>
            <w:fldChar w:fldCharType="end"/>
          </w:r>
        </w:p>
        <w:p w14:paraId="27F0F045" w14:textId="14B4A3E4" w:rsidR="007B144E" w:rsidRDefault="007B144E">
          <w:pPr>
            <w:pStyle w:val="TDC2"/>
            <w:tabs>
              <w:tab w:val="left" w:pos="960"/>
              <w:tab w:val="right" w:leader="dot" w:pos="9016"/>
            </w:tabs>
            <w:rPr>
              <w:rFonts w:cstheme="minorBidi"/>
              <w:noProof/>
              <w:kern w:val="2"/>
              <w:sz w:val="24"/>
              <w:szCs w:val="24"/>
              <w14:ligatures w14:val="standardContextual"/>
            </w:rPr>
          </w:pPr>
          <w:r>
            <w:rPr>
              <w:noProof/>
            </w:rPr>
            <w:t>4.2.</w:t>
          </w:r>
          <w:r>
            <w:rPr>
              <w:rFonts w:cstheme="minorBidi"/>
              <w:noProof/>
              <w:kern w:val="2"/>
              <w:sz w:val="24"/>
              <w:szCs w:val="24"/>
              <w14:ligatures w14:val="standardContextual"/>
            </w:rPr>
            <w:tab/>
          </w:r>
          <w:r>
            <w:rPr>
              <w:noProof/>
            </w:rPr>
            <w:t>Control de versiones</w:t>
          </w:r>
          <w:r>
            <w:rPr>
              <w:noProof/>
            </w:rPr>
            <w:tab/>
          </w:r>
          <w:r>
            <w:rPr>
              <w:noProof/>
            </w:rPr>
            <w:fldChar w:fldCharType="begin"/>
          </w:r>
          <w:r>
            <w:rPr>
              <w:noProof/>
            </w:rPr>
            <w:instrText xml:space="preserve"> PAGEREF _Toc171380423 \h </w:instrText>
          </w:r>
          <w:r>
            <w:rPr>
              <w:noProof/>
            </w:rPr>
          </w:r>
          <w:r>
            <w:rPr>
              <w:noProof/>
            </w:rPr>
            <w:fldChar w:fldCharType="separate"/>
          </w:r>
          <w:r w:rsidR="00703414">
            <w:rPr>
              <w:noProof/>
            </w:rPr>
            <w:t>12</w:t>
          </w:r>
          <w:r>
            <w:rPr>
              <w:noProof/>
            </w:rPr>
            <w:fldChar w:fldCharType="end"/>
          </w:r>
        </w:p>
        <w:p w14:paraId="613E4DDF" w14:textId="29E252A8" w:rsidR="007B144E" w:rsidRDefault="007B144E">
          <w:pPr>
            <w:pStyle w:val="TDC2"/>
            <w:tabs>
              <w:tab w:val="left" w:pos="960"/>
              <w:tab w:val="right" w:leader="dot" w:pos="9016"/>
            </w:tabs>
            <w:rPr>
              <w:rFonts w:cstheme="minorBidi"/>
              <w:noProof/>
              <w:kern w:val="2"/>
              <w:sz w:val="24"/>
              <w:szCs w:val="24"/>
              <w14:ligatures w14:val="standardContextual"/>
            </w:rPr>
          </w:pPr>
          <w:r>
            <w:rPr>
              <w:noProof/>
            </w:rPr>
            <w:t>4.3.</w:t>
          </w:r>
          <w:r>
            <w:rPr>
              <w:rFonts w:cstheme="minorBidi"/>
              <w:noProof/>
              <w:kern w:val="2"/>
              <w:sz w:val="24"/>
              <w:szCs w:val="24"/>
              <w14:ligatures w14:val="standardContextual"/>
            </w:rPr>
            <w:tab/>
          </w:r>
          <w:r>
            <w:rPr>
              <w:noProof/>
            </w:rPr>
            <w:t>Gestión del proyecto</w:t>
          </w:r>
          <w:r>
            <w:rPr>
              <w:noProof/>
            </w:rPr>
            <w:tab/>
          </w:r>
          <w:r>
            <w:rPr>
              <w:noProof/>
            </w:rPr>
            <w:fldChar w:fldCharType="begin"/>
          </w:r>
          <w:r>
            <w:rPr>
              <w:noProof/>
            </w:rPr>
            <w:instrText xml:space="preserve"> PAGEREF _Toc171380424 \h </w:instrText>
          </w:r>
          <w:r>
            <w:rPr>
              <w:noProof/>
            </w:rPr>
          </w:r>
          <w:r>
            <w:rPr>
              <w:noProof/>
            </w:rPr>
            <w:fldChar w:fldCharType="separate"/>
          </w:r>
          <w:r w:rsidR="00703414">
            <w:rPr>
              <w:noProof/>
            </w:rPr>
            <w:t>13</w:t>
          </w:r>
          <w:r>
            <w:rPr>
              <w:noProof/>
            </w:rPr>
            <w:fldChar w:fldCharType="end"/>
          </w:r>
        </w:p>
        <w:p w14:paraId="2E3E56CE" w14:textId="440D8D76" w:rsidR="007B144E" w:rsidRDefault="007B144E">
          <w:pPr>
            <w:pStyle w:val="TDC2"/>
            <w:tabs>
              <w:tab w:val="left" w:pos="960"/>
              <w:tab w:val="right" w:leader="dot" w:pos="9016"/>
            </w:tabs>
            <w:rPr>
              <w:rFonts w:cstheme="minorBidi"/>
              <w:noProof/>
              <w:kern w:val="2"/>
              <w:sz w:val="24"/>
              <w:szCs w:val="24"/>
              <w14:ligatures w14:val="standardContextual"/>
            </w:rPr>
          </w:pPr>
          <w:r>
            <w:rPr>
              <w:noProof/>
            </w:rPr>
            <w:t>4.4.</w:t>
          </w:r>
          <w:r>
            <w:rPr>
              <w:rFonts w:cstheme="minorBidi"/>
              <w:noProof/>
              <w:kern w:val="2"/>
              <w:sz w:val="24"/>
              <w:szCs w:val="24"/>
              <w14:ligatures w14:val="standardContextual"/>
            </w:rPr>
            <w:tab/>
          </w:r>
          <w:r>
            <w:rPr>
              <w:noProof/>
            </w:rPr>
            <w:t>Entorno de desarrollo integrado</w:t>
          </w:r>
          <w:r>
            <w:rPr>
              <w:noProof/>
            </w:rPr>
            <w:tab/>
          </w:r>
          <w:r>
            <w:rPr>
              <w:noProof/>
            </w:rPr>
            <w:fldChar w:fldCharType="begin"/>
          </w:r>
          <w:r>
            <w:rPr>
              <w:noProof/>
            </w:rPr>
            <w:instrText xml:space="preserve"> PAGEREF _Toc171380425 \h </w:instrText>
          </w:r>
          <w:r>
            <w:rPr>
              <w:noProof/>
            </w:rPr>
          </w:r>
          <w:r>
            <w:rPr>
              <w:noProof/>
            </w:rPr>
            <w:fldChar w:fldCharType="separate"/>
          </w:r>
          <w:r w:rsidR="00703414">
            <w:rPr>
              <w:noProof/>
            </w:rPr>
            <w:t>13</w:t>
          </w:r>
          <w:r>
            <w:rPr>
              <w:noProof/>
            </w:rPr>
            <w:fldChar w:fldCharType="end"/>
          </w:r>
        </w:p>
        <w:p w14:paraId="2894DACE" w14:textId="1E0FA6BE" w:rsidR="007B144E" w:rsidRDefault="007B144E">
          <w:pPr>
            <w:pStyle w:val="TDC2"/>
            <w:tabs>
              <w:tab w:val="left" w:pos="960"/>
              <w:tab w:val="right" w:leader="dot" w:pos="9016"/>
            </w:tabs>
            <w:rPr>
              <w:rFonts w:cstheme="minorBidi"/>
              <w:noProof/>
              <w:kern w:val="2"/>
              <w:sz w:val="24"/>
              <w:szCs w:val="24"/>
              <w14:ligatures w14:val="standardContextual"/>
            </w:rPr>
          </w:pPr>
          <w:r>
            <w:rPr>
              <w:noProof/>
            </w:rPr>
            <w:t>4.5.</w:t>
          </w:r>
          <w:r>
            <w:rPr>
              <w:rFonts w:cstheme="minorBidi"/>
              <w:noProof/>
              <w:kern w:val="2"/>
              <w:sz w:val="24"/>
              <w:szCs w:val="24"/>
              <w14:ligatures w14:val="standardContextual"/>
            </w:rPr>
            <w:tab/>
          </w:r>
          <w:r>
            <w:rPr>
              <w:noProof/>
            </w:rPr>
            <w:t>Lenguaje de programación</w:t>
          </w:r>
          <w:r>
            <w:rPr>
              <w:noProof/>
            </w:rPr>
            <w:tab/>
          </w:r>
          <w:r>
            <w:rPr>
              <w:noProof/>
            </w:rPr>
            <w:fldChar w:fldCharType="begin"/>
          </w:r>
          <w:r>
            <w:rPr>
              <w:noProof/>
            </w:rPr>
            <w:instrText xml:space="preserve"> PAGEREF _Toc171380426 \h </w:instrText>
          </w:r>
          <w:r>
            <w:rPr>
              <w:noProof/>
            </w:rPr>
          </w:r>
          <w:r>
            <w:rPr>
              <w:noProof/>
            </w:rPr>
            <w:fldChar w:fldCharType="separate"/>
          </w:r>
          <w:r w:rsidR="00703414">
            <w:rPr>
              <w:noProof/>
            </w:rPr>
            <w:t>13</w:t>
          </w:r>
          <w:r>
            <w:rPr>
              <w:noProof/>
            </w:rPr>
            <w:fldChar w:fldCharType="end"/>
          </w:r>
        </w:p>
        <w:p w14:paraId="719ACCA0" w14:textId="18828605" w:rsidR="007B144E" w:rsidRDefault="007B144E">
          <w:pPr>
            <w:pStyle w:val="TDC2"/>
            <w:tabs>
              <w:tab w:val="left" w:pos="960"/>
              <w:tab w:val="right" w:leader="dot" w:pos="9016"/>
            </w:tabs>
            <w:rPr>
              <w:rFonts w:cstheme="minorBidi"/>
              <w:noProof/>
              <w:kern w:val="2"/>
              <w:sz w:val="24"/>
              <w:szCs w:val="24"/>
              <w14:ligatures w14:val="standardContextual"/>
            </w:rPr>
          </w:pPr>
          <w:r>
            <w:rPr>
              <w:noProof/>
            </w:rPr>
            <w:t>4.6.</w:t>
          </w:r>
          <w:r>
            <w:rPr>
              <w:rFonts w:cstheme="minorBidi"/>
              <w:noProof/>
              <w:kern w:val="2"/>
              <w:sz w:val="24"/>
              <w:szCs w:val="24"/>
              <w14:ligatures w14:val="standardContextual"/>
            </w:rPr>
            <w:tab/>
          </w:r>
          <w:r>
            <w:rPr>
              <w:noProof/>
            </w:rPr>
            <w:t>Edición de texto</w:t>
          </w:r>
          <w:r>
            <w:rPr>
              <w:noProof/>
            </w:rPr>
            <w:tab/>
          </w:r>
          <w:r>
            <w:rPr>
              <w:noProof/>
            </w:rPr>
            <w:fldChar w:fldCharType="begin"/>
          </w:r>
          <w:r>
            <w:rPr>
              <w:noProof/>
            </w:rPr>
            <w:instrText xml:space="preserve"> PAGEREF _Toc171380427 \h </w:instrText>
          </w:r>
          <w:r>
            <w:rPr>
              <w:noProof/>
            </w:rPr>
          </w:r>
          <w:r>
            <w:rPr>
              <w:noProof/>
            </w:rPr>
            <w:fldChar w:fldCharType="separate"/>
          </w:r>
          <w:r w:rsidR="00703414">
            <w:rPr>
              <w:noProof/>
            </w:rPr>
            <w:t>14</w:t>
          </w:r>
          <w:r>
            <w:rPr>
              <w:noProof/>
            </w:rPr>
            <w:fldChar w:fldCharType="end"/>
          </w:r>
        </w:p>
        <w:p w14:paraId="5AA91461" w14:textId="02D5132A" w:rsidR="007B144E" w:rsidRDefault="007B144E">
          <w:pPr>
            <w:pStyle w:val="TDC2"/>
            <w:tabs>
              <w:tab w:val="left" w:pos="960"/>
              <w:tab w:val="right" w:leader="dot" w:pos="9016"/>
            </w:tabs>
            <w:rPr>
              <w:rFonts w:cstheme="minorBidi"/>
              <w:noProof/>
              <w:kern w:val="2"/>
              <w:sz w:val="24"/>
              <w:szCs w:val="24"/>
              <w14:ligatures w14:val="standardContextual"/>
            </w:rPr>
          </w:pPr>
          <w:r>
            <w:rPr>
              <w:noProof/>
            </w:rPr>
            <w:t>4.7.</w:t>
          </w:r>
          <w:r>
            <w:rPr>
              <w:rFonts w:cstheme="minorBidi"/>
              <w:noProof/>
              <w:kern w:val="2"/>
              <w:sz w:val="24"/>
              <w:szCs w:val="24"/>
              <w14:ligatures w14:val="standardContextual"/>
            </w:rPr>
            <w:tab/>
          </w:r>
          <w:r>
            <w:rPr>
              <w:noProof/>
            </w:rPr>
            <w:t>Hosting del repositorio</w:t>
          </w:r>
          <w:r>
            <w:rPr>
              <w:noProof/>
            </w:rPr>
            <w:tab/>
          </w:r>
          <w:r>
            <w:rPr>
              <w:noProof/>
            </w:rPr>
            <w:fldChar w:fldCharType="begin"/>
          </w:r>
          <w:r>
            <w:rPr>
              <w:noProof/>
            </w:rPr>
            <w:instrText xml:space="preserve"> PAGEREF _Toc171380428 \h </w:instrText>
          </w:r>
          <w:r>
            <w:rPr>
              <w:noProof/>
            </w:rPr>
          </w:r>
          <w:r>
            <w:rPr>
              <w:noProof/>
            </w:rPr>
            <w:fldChar w:fldCharType="separate"/>
          </w:r>
          <w:r w:rsidR="00703414">
            <w:rPr>
              <w:noProof/>
            </w:rPr>
            <w:t>14</w:t>
          </w:r>
          <w:r>
            <w:rPr>
              <w:noProof/>
            </w:rPr>
            <w:fldChar w:fldCharType="end"/>
          </w:r>
        </w:p>
        <w:p w14:paraId="237FA9A0" w14:textId="781BEEB6" w:rsidR="007B144E" w:rsidRDefault="007B144E">
          <w:pPr>
            <w:pStyle w:val="TDC2"/>
            <w:tabs>
              <w:tab w:val="left" w:pos="960"/>
              <w:tab w:val="right" w:leader="dot" w:pos="9016"/>
            </w:tabs>
            <w:rPr>
              <w:rFonts w:cstheme="minorBidi"/>
              <w:noProof/>
              <w:kern w:val="2"/>
              <w:sz w:val="24"/>
              <w:szCs w:val="24"/>
              <w14:ligatures w14:val="standardContextual"/>
            </w:rPr>
          </w:pPr>
          <w:r>
            <w:rPr>
              <w:noProof/>
            </w:rPr>
            <w:t>4.8.</w:t>
          </w:r>
          <w:r>
            <w:rPr>
              <w:rFonts w:cstheme="minorBidi"/>
              <w:noProof/>
              <w:kern w:val="2"/>
              <w:sz w:val="24"/>
              <w:szCs w:val="24"/>
              <w14:ligatures w14:val="standardContextual"/>
            </w:rPr>
            <w:tab/>
          </w:r>
          <w:r>
            <w:rPr>
              <w:noProof/>
            </w:rPr>
            <w:t>Gestor de referencias</w:t>
          </w:r>
          <w:r>
            <w:rPr>
              <w:noProof/>
            </w:rPr>
            <w:tab/>
          </w:r>
          <w:r>
            <w:rPr>
              <w:noProof/>
            </w:rPr>
            <w:fldChar w:fldCharType="begin"/>
          </w:r>
          <w:r>
            <w:rPr>
              <w:noProof/>
            </w:rPr>
            <w:instrText xml:space="preserve"> PAGEREF _Toc171380429 \h </w:instrText>
          </w:r>
          <w:r>
            <w:rPr>
              <w:noProof/>
            </w:rPr>
          </w:r>
          <w:r>
            <w:rPr>
              <w:noProof/>
            </w:rPr>
            <w:fldChar w:fldCharType="separate"/>
          </w:r>
          <w:r w:rsidR="00703414">
            <w:rPr>
              <w:noProof/>
            </w:rPr>
            <w:t>14</w:t>
          </w:r>
          <w:r>
            <w:rPr>
              <w:noProof/>
            </w:rPr>
            <w:fldChar w:fldCharType="end"/>
          </w:r>
        </w:p>
        <w:p w14:paraId="739B378A" w14:textId="6E27B11F" w:rsidR="007B144E" w:rsidRDefault="007B144E">
          <w:pPr>
            <w:pStyle w:val="TDC1"/>
            <w:tabs>
              <w:tab w:val="left" w:pos="720"/>
              <w:tab w:val="right" w:leader="dot" w:pos="9016"/>
            </w:tabs>
            <w:rPr>
              <w:rFonts w:asciiTheme="minorHAnsi" w:eastAsiaTheme="minorEastAsia" w:hAnsiTheme="minorHAnsi" w:cstheme="minorBidi"/>
              <w:noProof/>
              <w:color w:val="auto"/>
            </w:rPr>
          </w:pPr>
          <w:r w:rsidRPr="00F03909">
            <w:rPr>
              <w:b/>
              <w:bCs/>
              <w:noProof/>
            </w:rPr>
            <w:t>5.</w:t>
          </w:r>
          <w:r>
            <w:rPr>
              <w:rFonts w:asciiTheme="minorHAnsi" w:eastAsiaTheme="minorEastAsia" w:hAnsiTheme="minorHAnsi" w:cstheme="minorBidi"/>
              <w:noProof/>
              <w:color w:val="auto"/>
            </w:rPr>
            <w:tab/>
          </w:r>
          <w:r w:rsidRPr="00F03909">
            <w:rPr>
              <w:b/>
              <w:bCs/>
              <w:noProof/>
            </w:rPr>
            <w:t>Aspectos relevantes del desarrollo del proyecto</w:t>
          </w:r>
          <w:r>
            <w:rPr>
              <w:noProof/>
            </w:rPr>
            <w:tab/>
          </w:r>
          <w:r>
            <w:rPr>
              <w:noProof/>
            </w:rPr>
            <w:fldChar w:fldCharType="begin"/>
          </w:r>
          <w:r>
            <w:rPr>
              <w:noProof/>
            </w:rPr>
            <w:instrText xml:space="preserve"> PAGEREF _Toc171380430 \h </w:instrText>
          </w:r>
          <w:r>
            <w:rPr>
              <w:noProof/>
            </w:rPr>
          </w:r>
          <w:r>
            <w:rPr>
              <w:noProof/>
            </w:rPr>
            <w:fldChar w:fldCharType="separate"/>
          </w:r>
          <w:r w:rsidR="00703414">
            <w:rPr>
              <w:noProof/>
            </w:rPr>
            <w:t>15</w:t>
          </w:r>
          <w:r>
            <w:rPr>
              <w:noProof/>
            </w:rPr>
            <w:fldChar w:fldCharType="end"/>
          </w:r>
        </w:p>
        <w:p w14:paraId="24AE8FDD" w14:textId="67E83C0B" w:rsidR="007B144E" w:rsidRDefault="007B144E">
          <w:pPr>
            <w:pStyle w:val="TDC2"/>
            <w:tabs>
              <w:tab w:val="left" w:pos="960"/>
              <w:tab w:val="right" w:leader="dot" w:pos="9016"/>
            </w:tabs>
            <w:rPr>
              <w:rFonts w:cstheme="minorBidi"/>
              <w:noProof/>
              <w:kern w:val="2"/>
              <w:sz w:val="24"/>
              <w:szCs w:val="24"/>
              <w14:ligatures w14:val="standardContextual"/>
            </w:rPr>
          </w:pPr>
          <w:r>
            <w:rPr>
              <w:noProof/>
            </w:rPr>
            <w:t>5.1.</w:t>
          </w:r>
          <w:r>
            <w:rPr>
              <w:rFonts w:cstheme="minorBidi"/>
              <w:noProof/>
              <w:kern w:val="2"/>
              <w:sz w:val="24"/>
              <w:szCs w:val="24"/>
              <w14:ligatures w14:val="standardContextual"/>
            </w:rPr>
            <w:tab/>
          </w:r>
          <w:r>
            <w:rPr>
              <w:noProof/>
            </w:rPr>
            <w:t>Inicio del proyecto</w:t>
          </w:r>
          <w:r>
            <w:rPr>
              <w:noProof/>
            </w:rPr>
            <w:tab/>
          </w:r>
          <w:r>
            <w:rPr>
              <w:noProof/>
            </w:rPr>
            <w:fldChar w:fldCharType="begin"/>
          </w:r>
          <w:r>
            <w:rPr>
              <w:noProof/>
            </w:rPr>
            <w:instrText xml:space="preserve"> PAGEREF _Toc171380431 \h </w:instrText>
          </w:r>
          <w:r>
            <w:rPr>
              <w:noProof/>
            </w:rPr>
          </w:r>
          <w:r>
            <w:rPr>
              <w:noProof/>
            </w:rPr>
            <w:fldChar w:fldCharType="separate"/>
          </w:r>
          <w:r w:rsidR="00703414">
            <w:rPr>
              <w:noProof/>
            </w:rPr>
            <w:t>15</w:t>
          </w:r>
          <w:r>
            <w:rPr>
              <w:noProof/>
            </w:rPr>
            <w:fldChar w:fldCharType="end"/>
          </w:r>
        </w:p>
        <w:p w14:paraId="57D1C5F5" w14:textId="66B42278" w:rsidR="007B144E" w:rsidRDefault="007B144E">
          <w:pPr>
            <w:pStyle w:val="TDC2"/>
            <w:tabs>
              <w:tab w:val="left" w:pos="960"/>
              <w:tab w:val="right" w:leader="dot" w:pos="9016"/>
            </w:tabs>
            <w:rPr>
              <w:rFonts w:cstheme="minorBidi"/>
              <w:noProof/>
              <w:kern w:val="2"/>
              <w:sz w:val="24"/>
              <w:szCs w:val="24"/>
              <w14:ligatures w14:val="standardContextual"/>
            </w:rPr>
          </w:pPr>
          <w:r>
            <w:rPr>
              <w:noProof/>
            </w:rPr>
            <w:t>5.2.</w:t>
          </w:r>
          <w:r>
            <w:rPr>
              <w:rFonts w:cstheme="minorBidi"/>
              <w:noProof/>
              <w:kern w:val="2"/>
              <w:sz w:val="24"/>
              <w:szCs w:val="24"/>
              <w14:ligatures w14:val="standardContextual"/>
            </w:rPr>
            <w:tab/>
          </w:r>
          <w:r>
            <w:rPr>
              <w:noProof/>
            </w:rPr>
            <w:t>Metodología de trabajo</w:t>
          </w:r>
          <w:r>
            <w:rPr>
              <w:noProof/>
            </w:rPr>
            <w:tab/>
          </w:r>
          <w:r>
            <w:rPr>
              <w:noProof/>
            </w:rPr>
            <w:fldChar w:fldCharType="begin"/>
          </w:r>
          <w:r>
            <w:rPr>
              <w:noProof/>
            </w:rPr>
            <w:instrText xml:space="preserve"> PAGEREF _Toc171380432 \h </w:instrText>
          </w:r>
          <w:r>
            <w:rPr>
              <w:noProof/>
            </w:rPr>
          </w:r>
          <w:r>
            <w:rPr>
              <w:noProof/>
            </w:rPr>
            <w:fldChar w:fldCharType="separate"/>
          </w:r>
          <w:r w:rsidR="00703414">
            <w:rPr>
              <w:noProof/>
            </w:rPr>
            <w:t>15</w:t>
          </w:r>
          <w:r>
            <w:rPr>
              <w:noProof/>
            </w:rPr>
            <w:fldChar w:fldCharType="end"/>
          </w:r>
        </w:p>
        <w:p w14:paraId="25A43C72" w14:textId="0A1548DE" w:rsidR="007B144E" w:rsidRDefault="007B144E">
          <w:pPr>
            <w:pStyle w:val="TDC2"/>
            <w:tabs>
              <w:tab w:val="left" w:pos="960"/>
              <w:tab w:val="right" w:leader="dot" w:pos="9016"/>
            </w:tabs>
            <w:rPr>
              <w:rFonts w:cstheme="minorBidi"/>
              <w:noProof/>
              <w:kern w:val="2"/>
              <w:sz w:val="24"/>
              <w:szCs w:val="24"/>
              <w14:ligatures w14:val="standardContextual"/>
            </w:rPr>
          </w:pPr>
          <w:r>
            <w:rPr>
              <w:noProof/>
            </w:rPr>
            <w:t>5.3.</w:t>
          </w:r>
          <w:r>
            <w:rPr>
              <w:rFonts w:cstheme="minorBidi"/>
              <w:noProof/>
              <w:kern w:val="2"/>
              <w:sz w:val="24"/>
              <w:szCs w:val="24"/>
              <w14:ligatures w14:val="standardContextual"/>
            </w:rPr>
            <w:tab/>
          </w:r>
          <w:r>
            <w:rPr>
              <w:noProof/>
            </w:rPr>
            <w:t>Formación</w:t>
          </w:r>
          <w:r>
            <w:rPr>
              <w:noProof/>
            </w:rPr>
            <w:tab/>
          </w:r>
          <w:r>
            <w:rPr>
              <w:noProof/>
            </w:rPr>
            <w:fldChar w:fldCharType="begin"/>
          </w:r>
          <w:r>
            <w:rPr>
              <w:noProof/>
            </w:rPr>
            <w:instrText xml:space="preserve"> PAGEREF _Toc171380433 \h </w:instrText>
          </w:r>
          <w:r>
            <w:rPr>
              <w:noProof/>
            </w:rPr>
          </w:r>
          <w:r>
            <w:rPr>
              <w:noProof/>
            </w:rPr>
            <w:fldChar w:fldCharType="separate"/>
          </w:r>
          <w:r w:rsidR="00703414">
            <w:rPr>
              <w:noProof/>
            </w:rPr>
            <w:t>16</w:t>
          </w:r>
          <w:r>
            <w:rPr>
              <w:noProof/>
            </w:rPr>
            <w:fldChar w:fldCharType="end"/>
          </w:r>
        </w:p>
        <w:p w14:paraId="28AF9F3B" w14:textId="2635E004" w:rsidR="007B144E" w:rsidRDefault="007B144E">
          <w:pPr>
            <w:pStyle w:val="TDC2"/>
            <w:tabs>
              <w:tab w:val="left" w:pos="960"/>
              <w:tab w:val="right" w:leader="dot" w:pos="9016"/>
            </w:tabs>
            <w:rPr>
              <w:rFonts w:cstheme="minorBidi"/>
              <w:noProof/>
              <w:kern w:val="2"/>
              <w:sz w:val="24"/>
              <w:szCs w:val="24"/>
              <w14:ligatures w14:val="standardContextual"/>
            </w:rPr>
          </w:pPr>
          <w:r>
            <w:rPr>
              <w:noProof/>
            </w:rPr>
            <w:t>5.4.</w:t>
          </w:r>
          <w:r>
            <w:rPr>
              <w:rFonts w:cstheme="minorBidi"/>
              <w:noProof/>
              <w:kern w:val="2"/>
              <w:sz w:val="24"/>
              <w:szCs w:val="24"/>
              <w14:ligatures w14:val="standardContextual"/>
            </w:rPr>
            <w:tab/>
          </w:r>
          <w:r>
            <w:rPr>
              <w:noProof/>
            </w:rPr>
            <w:t>Desarrollo del proyecto</w:t>
          </w:r>
          <w:r>
            <w:rPr>
              <w:noProof/>
            </w:rPr>
            <w:tab/>
          </w:r>
          <w:r>
            <w:rPr>
              <w:noProof/>
            </w:rPr>
            <w:fldChar w:fldCharType="begin"/>
          </w:r>
          <w:r>
            <w:rPr>
              <w:noProof/>
            </w:rPr>
            <w:instrText xml:space="preserve"> PAGEREF _Toc171380434 \h </w:instrText>
          </w:r>
          <w:r>
            <w:rPr>
              <w:noProof/>
            </w:rPr>
          </w:r>
          <w:r>
            <w:rPr>
              <w:noProof/>
            </w:rPr>
            <w:fldChar w:fldCharType="separate"/>
          </w:r>
          <w:r w:rsidR="00703414">
            <w:rPr>
              <w:noProof/>
            </w:rPr>
            <w:t>17</w:t>
          </w:r>
          <w:r>
            <w:rPr>
              <w:noProof/>
            </w:rPr>
            <w:fldChar w:fldCharType="end"/>
          </w:r>
        </w:p>
        <w:p w14:paraId="747C6EA6" w14:textId="506427D6" w:rsidR="007B144E" w:rsidRDefault="007B144E">
          <w:pPr>
            <w:pStyle w:val="TDC1"/>
            <w:tabs>
              <w:tab w:val="left" w:pos="720"/>
              <w:tab w:val="right" w:leader="dot" w:pos="9016"/>
            </w:tabs>
            <w:rPr>
              <w:rFonts w:asciiTheme="minorHAnsi" w:eastAsiaTheme="minorEastAsia" w:hAnsiTheme="minorHAnsi" w:cstheme="minorBidi"/>
              <w:noProof/>
              <w:color w:val="auto"/>
            </w:rPr>
          </w:pPr>
          <w:r w:rsidRPr="00F03909">
            <w:rPr>
              <w:b/>
              <w:bCs/>
              <w:noProof/>
            </w:rPr>
            <w:t>6.</w:t>
          </w:r>
          <w:r>
            <w:rPr>
              <w:rFonts w:asciiTheme="minorHAnsi" w:eastAsiaTheme="minorEastAsia" w:hAnsiTheme="minorHAnsi" w:cstheme="minorBidi"/>
              <w:noProof/>
              <w:color w:val="auto"/>
            </w:rPr>
            <w:tab/>
          </w:r>
          <w:r w:rsidRPr="00F03909">
            <w:rPr>
              <w:b/>
              <w:bCs/>
              <w:noProof/>
            </w:rPr>
            <w:t>Trabajos relacionados</w:t>
          </w:r>
          <w:r>
            <w:rPr>
              <w:noProof/>
            </w:rPr>
            <w:tab/>
          </w:r>
          <w:r>
            <w:rPr>
              <w:noProof/>
            </w:rPr>
            <w:fldChar w:fldCharType="begin"/>
          </w:r>
          <w:r>
            <w:rPr>
              <w:noProof/>
            </w:rPr>
            <w:instrText xml:space="preserve"> PAGEREF _Toc171380435 \h </w:instrText>
          </w:r>
          <w:r>
            <w:rPr>
              <w:noProof/>
            </w:rPr>
          </w:r>
          <w:r>
            <w:rPr>
              <w:noProof/>
            </w:rPr>
            <w:fldChar w:fldCharType="separate"/>
          </w:r>
          <w:r w:rsidR="00703414">
            <w:rPr>
              <w:noProof/>
            </w:rPr>
            <w:t>18</w:t>
          </w:r>
          <w:r>
            <w:rPr>
              <w:noProof/>
            </w:rPr>
            <w:fldChar w:fldCharType="end"/>
          </w:r>
        </w:p>
        <w:p w14:paraId="64ADDCCD" w14:textId="505F05CC" w:rsidR="007B144E" w:rsidRDefault="007B144E">
          <w:pPr>
            <w:pStyle w:val="TDC1"/>
            <w:tabs>
              <w:tab w:val="left" w:pos="720"/>
              <w:tab w:val="right" w:leader="dot" w:pos="9016"/>
            </w:tabs>
            <w:rPr>
              <w:rFonts w:asciiTheme="minorHAnsi" w:eastAsiaTheme="minorEastAsia" w:hAnsiTheme="minorHAnsi" w:cstheme="minorBidi"/>
              <w:noProof/>
              <w:color w:val="auto"/>
            </w:rPr>
          </w:pPr>
          <w:r w:rsidRPr="00F03909">
            <w:rPr>
              <w:b/>
              <w:bCs/>
              <w:noProof/>
            </w:rPr>
            <w:t>7.</w:t>
          </w:r>
          <w:r>
            <w:rPr>
              <w:rFonts w:asciiTheme="minorHAnsi" w:eastAsiaTheme="minorEastAsia" w:hAnsiTheme="minorHAnsi" w:cstheme="minorBidi"/>
              <w:noProof/>
              <w:color w:val="auto"/>
            </w:rPr>
            <w:tab/>
          </w:r>
          <w:r w:rsidRPr="00F03909">
            <w:rPr>
              <w:b/>
              <w:bCs/>
              <w:noProof/>
            </w:rPr>
            <w:t>Conclusiones y líneas de trabajo futuras</w:t>
          </w:r>
          <w:r>
            <w:rPr>
              <w:noProof/>
            </w:rPr>
            <w:tab/>
          </w:r>
          <w:r>
            <w:rPr>
              <w:noProof/>
            </w:rPr>
            <w:fldChar w:fldCharType="begin"/>
          </w:r>
          <w:r>
            <w:rPr>
              <w:noProof/>
            </w:rPr>
            <w:instrText xml:space="preserve"> PAGEREF _Toc171380436 \h </w:instrText>
          </w:r>
          <w:r>
            <w:rPr>
              <w:noProof/>
            </w:rPr>
          </w:r>
          <w:r>
            <w:rPr>
              <w:noProof/>
            </w:rPr>
            <w:fldChar w:fldCharType="separate"/>
          </w:r>
          <w:r w:rsidR="00703414">
            <w:rPr>
              <w:noProof/>
            </w:rPr>
            <w:t>20</w:t>
          </w:r>
          <w:r>
            <w:rPr>
              <w:noProof/>
            </w:rPr>
            <w:fldChar w:fldCharType="end"/>
          </w:r>
        </w:p>
        <w:p w14:paraId="7CFC801B" w14:textId="6886C38D" w:rsidR="007B144E" w:rsidRDefault="007B144E">
          <w:pPr>
            <w:pStyle w:val="TDC1"/>
            <w:tabs>
              <w:tab w:val="right" w:leader="dot" w:pos="9016"/>
            </w:tabs>
            <w:rPr>
              <w:rFonts w:asciiTheme="minorHAnsi" w:eastAsiaTheme="minorEastAsia" w:hAnsiTheme="minorHAnsi" w:cstheme="minorBidi"/>
              <w:noProof/>
              <w:color w:val="auto"/>
            </w:rPr>
          </w:pPr>
          <w:r w:rsidRPr="00F03909">
            <w:rPr>
              <w:b/>
              <w:bCs/>
              <w:noProof/>
            </w:rPr>
            <w:t>Bibliografía</w:t>
          </w:r>
          <w:r>
            <w:rPr>
              <w:noProof/>
            </w:rPr>
            <w:tab/>
          </w:r>
          <w:r>
            <w:rPr>
              <w:noProof/>
            </w:rPr>
            <w:fldChar w:fldCharType="begin"/>
          </w:r>
          <w:r>
            <w:rPr>
              <w:noProof/>
            </w:rPr>
            <w:instrText xml:space="preserve"> PAGEREF _Toc171380437 \h </w:instrText>
          </w:r>
          <w:r>
            <w:rPr>
              <w:noProof/>
            </w:rPr>
          </w:r>
          <w:r>
            <w:rPr>
              <w:noProof/>
            </w:rPr>
            <w:fldChar w:fldCharType="separate"/>
          </w:r>
          <w:r w:rsidR="00703414">
            <w:rPr>
              <w:noProof/>
            </w:rPr>
            <w:t>21</w:t>
          </w:r>
          <w:r>
            <w:rPr>
              <w:noProof/>
            </w:rPr>
            <w:fldChar w:fldCharType="end"/>
          </w:r>
        </w:p>
        <w:p w14:paraId="7FCB46E6" w14:textId="7DCB91A1" w:rsidR="007B144E" w:rsidRDefault="007B144E">
          <w:r>
            <w:fldChar w:fldCharType="end"/>
          </w:r>
        </w:p>
      </w:sdtContent>
    </w:sdt>
    <w:p w14:paraId="19502A1A" w14:textId="4358F7EA" w:rsidR="003848EA" w:rsidRDefault="003848EA">
      <w:r>
        <w:br w:type="page"/>
      </w:r>
    </w:p>
    <w:p w14:paraId="67168FA9" w14:textId="3813B0C9" w:rsidR="004A4654" w:rsidRPr="004A4654" w:rsidRDefault="004A4654" w:rsidP="004A4654">
      <w:pPr>
        <w:pStyle w:val="Ttulo"/>
        <w:jc w:val="center"/>
        <w:rPr>
          <w:b/>
          <w:bCs/>
          <w:sz w:val="48"/>
          <w:szCs w:val="48"/>
        </w:rPr>
      </w:pPr>
      <w:r w:rsidRPr="004A4654">
        <w:rPr>
          <w:b/>
          <w:bCs/>
          <w:sz w:val="48"/>
          <w:szCs w:val="48"/>
        </w:rPr>
        <w:lastRenderedPageBreak/>
        <w:t>Índice de ilustraciones</w:t>
      </w:r>
    </w:p>
    <w:p w14:paraId="04045F82" w14:textId="171CF13B" w:rsidR="004A4654" w:rsidRDefault="004A4654">
      <w:pPr>
        <w:pStyle w:val="Tabladeilustraciones"/>
        <w:tabs>
          <w:tab w:val="right" w:leader="dot" w:pos="9016"/>
        </w:tabs>
        <w:rPr>
          <w:rFonts w:asciiTheme="minorHAnsi" w:eastAsiaTheme="minorEastAsia" w:hAnsiTheme="minorHAnsi" w:cstheme="minorBidi"/>
          <w:noProof/>
          <w:color w:val="auto"/>
        </w:rPr>
      </w:pPr>
      <w:r>
        <w:fldChar w:fldCharType="begin"/>
      </w:r>
      <w:r>
        <w:instrText xml:space="preserve"> TOC \h \z \c "Ilustración" </w:instrText>
      </w:r>
      <w:r>
        <w:fldChar w:fldCharType="separate"/>
      </w:r>
      <w:hyperlink w:anchor="_Toc171416883" w:history="1">
        <w:r w:rsidRPr="00001DE6">
          <w:rPr>
            <w:rStyle w:val="Hipervnculo"/>
            <w:noProof/>
          </w:rPr>
          <w:t>Ilustración 1</w:t>
        </w:r>
        <w:r>
          <w:rPr>
            <w:noProof/>
            <w:webHidden/>
          </w:rPr>
          <w:tab/>
        </w:r>
        <w:r>
          <w:rPr>
            <w:noProof/>
            <w:webHidden/>
          </w:rPr>
          <w:fldChar w:fldCharType="begin"/>
        </w:r>
        <w:r>
          <w:rPr>
            <w:noProof/>
            <w:webHidden/>
          </w:rPr>
          <w:instrText xml:space="preserve"> PAGEREF _Toc171416883 \h </w:instrText>
        </w:r>
        <w:r>
          <w:rPr>
            <w:noProof/>
            <w:webHidden/>
          </w:rPr>
        </w:r>
        <w:r>
          <w:rPr>
            <w:noProof/>
            <w:webHidden/>
          </w:rPr>
          <w:fldChar w:fldCharType="separate"/>
        </w:r>
        <w:r w:rsidR="00703414">
          <w:rPr>
            <w:noProof/>
            <w:webHidden/>
          </w:rPr>
          <w:t>6</w:t>
        </w:r>
        <w:r>
          <w:rPr>
            <w:noProof/>
            <w:webHidden/>
          </w:rPr>
          <w:fldChar w:fldCharType="end"/>
        </w:r>
      </w:hyperlink>
    </w:p>
    <w:p w14:paraId="36D09DD9" w14:textId="789DA65F" w:rsidR="004A4654" w:rsidRDefault="00000000">
      <w:pPr>
        <w:pStyle w:val="Tabladeilustraciones"/>
        <w:tabs>
          <w:tab w:val="right" w:leader="dot" w:pos="9016"/>
        </w:tabs>
        <w:rPr>
          <w:rFonts w:asciiTheme="minorHAnsi" w:eastAsiaTheme="minorEastAsia" w:hAnsiTheme="minorHAnsi" w:cstheme="minorBidi"/>
          <w:noProof/>
          <w:color w:val="auto"/>
        </w:rPr>
      </w:pPr>
      <w:hyperlink w:anchor="_Toc171416884" w:history="1">
        <w:r w:rsidR="004A4654" w:rsidRPr="00001DE6">
          <w:rPr>
            <w:rStyle w:val="Hipervnculo"/>
            <w:noProof/>
          </w:rPr>
          <w:t>Ilustración 2</w:t>
        </w:r>
        <w:r w:rsidR="004A4654">
          <w:rPr>
            <w:noProof/>
            <w:webHidden/>
          </w:rPr>
          <w:tab/>
        </w:r>
        <w:r w:rsidR="004A4654">
          <w:rPr>
            <w:noProof/>
            <w:webHidden/>
          </w:rPr>
          <w:fldChar w:fldCharType="begin"/>
        </w:r>
        <w:r w:rsidR="004A4654">
          <w:rPr>
            <w:noProof/>
            <w:webHidden/>
          </w:rPr>
          <w:instrText xml:space="preserve"> PAGEREF _Toc171416884 \h </w:instrText>
        </w:r>
        <w:r w:rsidR="004A4654">
          <w:rPr>
            <w:noProof/>
            <w:webHidden/>
          </w:rPr>
        </w:r>
        <w:r w:rsidR="004A4654">
          <w:rPr>
            <w:noProof/>
            <w:webHidden/>
          </w:rPr>
          <w:fldChar w:fldCharType="separate"/>
        </w:r>
        <w:r w:rsidR="00703414">
          <w:rPr>
            <w:noProof/>
            <w:webHidden/>
          </w:rPr>
          <w:t>7</w:t>
        </w:r>
        <w:r w:rsidR="004A4654">
          <w:rPr>
            <w:noProof/>
            <w:webHidden/>
          </w:rPr>
          <w:fldChar w:fldCharType="end"/>
        </w:r>
      </w:hyperlink>
    </w:p>
    <w:p w14:paraId="7C445A55" w14:textId="6FCEC5B6" w:rsidR="004A4654" w:rsidRDefault="00000000">
      <w:pPr>
        <w:pStyle w:val="Tabladeilustraciones"/>
        <w:tabs>
          <w:tab w:val="right" w:leader="dot" w:pos="9016"/>
        </w:tabs>
        <w:rPr>
          <w:rFonts w:asciiTheme="minorHAnsi" w:eastAsiaTheme="minorEastAsia" w:hAnsiTheme="minorHAnsi" w:cstheme="minorBidi"/>
          <w:noProof/>
          <w:color w:val="auto"/>
        </w:rPr>
      </w:pPr>
      <w:hyperlink w:anchor="_Toc171416885" w:history="1">
        <w:r w:rsidR="004A4654" w:rsidRPr="00001DE6">
          <w:rPr>
            <w:rStyle w:val="Hipervnculo"/>
            <w:noProof/>
          </w:rPr>
          <w:t>Ilustración 3</w:t>
        </w:r>
        <w:r w:rsidR="004A4654">
          <w:rPr>
            <w:noProof/>
            <w:webHidden/>
          </w:rPr>
          <w:tab/>
        </w:r>
        <w:r w:rsidR="004A4654">
          <w:rPr>
            <w:noProof/>
            <w:webHidden/>
          </w:rPr>
          <w:fldChar w:fldCharType="begin"/>
        </w:r>
        <w:r w:rsidR="004A4654">
          <w:rPr>
            <w:noProof/>
            <w:webHidden/>
          </w:rPr>
          <w:instrText xml:space="preserve"> PAGEREF _Toc171416885 \h </w:instrText>
        </w:r>
        <w:r w:rsidR="004A4654">
          <w:rPr>
            <w:noProof/>
            <w:webHidden/>
          </w:rPr>
        </w:r>
        <w:r w:rsidR="004A4654">
          <w:rPr>
            <w:noProof/>
            <w:webHidden/>
          </w:rPr>
          <w:fldChar w:fldCharType="separate"/>
        </w:r>
        <w:r w:rsidR="00703414">
          <w:rPr>
            <w:noProof/>
            <w:webHidden/>
          </w:rPr>
          <w:t>8</w:t>
        </w:r>
        <w:r w:rsidR="004A4654">
          <w:rPr>
            <w:noProof/>
            <w:webHidden/>
          </w:rPr>
          <w:fldChar w:fldCharType="end"/>
        </w:r>
      </w:hyperlink>
    </w:p>
    <w:p w14:paraId="654A5A2D" w14:textId="5CA6709B" w:rsidR="004A4654" w:rsidRDefault="00000000">
      <w:pPr>
        <w:pStyle w:val="Tabladeilustraciones"/>
        <w:tabs>
          <w:tab w:val="right" w:leader="dot" w:pos="9016"/>
        </w:tabs>
        <w:rPr>
          <w:rFonts w:asciiTheme="minorHAnsi" w:eastAsiaTheme="minorEastAsia" w:hAnsiTheme="minorHAnsi" w:cstheme="minorBidi"/>
          <w:noProof/>
          <w:color w:val="auto"/>
        </w:rPr>
      </w:pPr>
      <w:hyperlink w:anchor="_Toc171416886" w:history="1">
        <w:r w:rsidR="004A4654" w:rsidRPr="00001DE6">
          <w:rPr>
            <w:rStyle w:val="Hipervnculo"/>
            <w:noProof/>
          </w:rPr>
          <w:t>Ilustración 4</w:t>
        </w:r>
        <w:r w:rsidR="004A4654">
          <w:rPr>
            <w:noProof/>
            <w:webHidden/>
          </w:rPr>
          <w:tab/>
        </w:r>
        <w:r w:rsidR="004A4654">
          <w:rPr>
            <w:noProof/>
            <w:webHidden/>
          </w:rPr>
          <w:fldChar w:fldCharType="begin"/>
        </w:r>
        <w:r w:rsidR="004A4654">
          <w:rPr>
            <w:noProof/>
            <w:webHidden/>
          </w:rPr>
          <w:instrText xml:space="preserve"> PAGEREF _Toc171416886 \h </w:instrText>
        </w:r>
        <w:r w:rsidR="004A4654">
          <w:rPr>
            <w:noProof/>
            <w:webHidden/>
          </w:rPr>
        </w:r>
        <w:r w:rsidR="004A4654">
          <w:rPr>
            <w:noProof/>
            <w:webHidden/>
          </w:rPr>
          <w:fldChar w:fldCharType="separate"/>
        </w:r>
        <w:r w:rsidR="00703414">
          <w:rPr>
            <w:noProof/>
            <w:webHidden/>
          </w:rPr>
          <w:t>9</w:t>
        </w:r>
        <w:r w:rsidR="004A4654">
          <w:rPr>
            <w:noProof/>
            <w:webHidden/>
          </w:rPr>
          <w:fldChar w:fldCharType="end"/>
        </w:r>
      </w:hyperlink>
    </w:p>
    <w:p w14:paraId="70724E61" w14:textId="01305B3B" w:rsidR="004A4654" w:rsidRDefault="00000000">
      <w:pPr>
        <w:pStyle w:val="Tabladeilustraciones"/>
        <w:tabs>
          <w:tab w:val="right" w:leader="dot" w:pos="9016"/>
        </w:tabs>
        <w:rPr>
          <w:rFonts w:asciiTheme="minorHAnsi" w:eastAsiaTheme="minorEastAsia" w:hAnsiTheme="minorHAnsi" w:cstheme="minorBidi"/>
          <w:noProof/>
          <w:color w:val="auto"/>
        </w:rPr>
      </w:pPr>
      <w:hyperlink w:anchor="_Toc171416887" w:history="1">
        <w:r w:rsidR="004A4654" w:rsidRPr="00001DE6">
          <w:rPr>
            <w:rStyle w:val="Hipervnculo"/>
            <w:noProof/>
          </w:rPr>
          <w:t>Ilustración 5</w:t>
        </w:r>
        <w:r w:rsidR="004A4654">
          <w:rPr>
            <w:noProof/>
            <w:webHidden/>
          </w:rPr>
          <w:tab/>
        </w:r>
        <w:r w:rsidR="004A4654">
          <w:rPr>
            <w:noProof/>
            <w:webHidden/>
          </w:rPr>
          <w:fldChar w:fldCharType="begin"/>
        </w:r>
        <w:r w:rsidR="004A4654">
          <w:rPr>
            <w:noProof/>
            <w:webHidden/>
          </w:rPr>
          <w:instrText xml:space="preserve"> PAGEREF _Toc171416887 \h </w:instrText>
        </w:r>
        <w:r w:rsidR="004A4654">
          <w:rPr>
            <w:noProof/>
            <w:webHidden/>
          </w:rPr>
        </w:r>
        <w:r w:rsidR="004A4654">
          <w:rPr>
            <w:noProof/>
            <w:webHidden/>
          </w:rPr>
          <w:fldChar w:fldCharType="separate"/>
        </w:r>
        <w:r w:rsidR="00703414">
          <w:rPr>
            <w:noProof/>
            <w:webHidden/>
          </w:rPr>
          <w:t>10</w:t>
        </w:r>
        <w:r w:rsidR="004A4654">
          <w:rPr>
            <w:noProof/>
            <w:webHidden/>
          </w:rPr>
          <w:fldChar w:fldCharType="end"/>
        </w:r>
      </w:hyperlink>
    </w:p>
    <w:p w14:paraId="472B9E6E" w14:textId="6C35DDDD" w:rsidR="009516BC" w:rsidRPr="00FE06AF" w:rsidRDefault="004A4654" w:rsidP="007B144E">
      <w:pPr>
        <w:ind w:left="1134" w:right="1531"/>
      </w:pPr>
      <w:r>
        <w:fldChar w:fldCharType="end"/>
      </w:r>
    </w:p>
    <w:p w14:paraId="3F1438D2" w14:textId="77777777" w:rsidR="00A43619" w:rsidRDefault="00A43619" w:rsidP="002E3797">
      <w:pPr>
        <w:pStyle w:val="Ttulo"/>
        <w:numPr>
          <w:ilvl w:val="0"/>
          <w:numId w:val="18"/>
        </w:numPr>
        <w:jc w:val="center"/>
        <w:sectPr w:rsidR="00A43619" w:rsidSect="00AB384C">
          <w:pgSz w:w="11906" w:h="16838"/>
          <w:pgMar w:top="1440" w:right="1440" w:bottom="1440" w:left="1440" w:header="1134" w:footer="1134" w:gutter="0"/>
          <w:pgNumType w:start="2"/>
          <w:cols w:space="720"/>
          <w:docGrid w:linePitch="326"/>
        </w:sectPr>
      </w:pPr>
    </w:p>
    <w:p w14:paraId="57C54533" w14:textId="07CBFA0B" w:rsidR="00211579" w:rsidRPr="002E3797" w:rsidRDefault="006E569C" w:rsidP="002E3797">
      <w:pPr>
        <w:pStyle w:val="Ttulo"/>
        <w:numPr>
          <w:ilvl w:val="0"/>
          <w:numId w:val="18"/>
        </w:numPr>
        <w:jc w:val="center"/>
        <w:rPr>
          <w:rFonts w:eastAsiaTheme="minorEastAsia" w:cstheme="minorBidi"/>
          <w:b/>
          <w:bCs/>
          <w:color w:val="404040" w:themeColor="text1" w:themeTint="BF"/>
          <w:spacing w:val="15"/>
          <w:sz w:val="22"/>
          <w:szCs w:val="22"/>
        </w:rPr>
      </w:pPr>
      <w:bookmarkStart w:id="0" w:name="_Toc171380412"/>
      <w:r w:rsidRPr="002E3797">
        <w:rPr>
          <w:b/>
          <w:bCs/>
        </w:rPr>
        <w:lastRenderedPageBreak/>
        <w:t>Introducción</w:t>
      </w:r>
      <w:bookmarkEnd w:id="0"/>
    </w:p>
    <w:p w14:paraId="2E33495F" w14:textId="5C1AD9AD" w:rsidR="006E569C" w:rsidRDefault="009516BC" w:rsidP="006E569C">
      <w:r>
        <w:t>La ganadería es una actividad económica vital, especialmente en áreas donde la agricultura no puede satisfacer las necesidades alimenticias de la población. Además de ser una fuente crucial de alimentos, la ganadería contribuye al desarrollo económico y social, proporcionando empleo e ingresos a millones de personas en áreas rurales. En la actualidad el sector ganadero se enfrenta a desafíos significativos, como la deforestación, la emisión de gases de efecto invernadero y la explotación laboral, entre otros problemas sociales y medioambientales.</w:t>
      </w:r>
    </w:p>
    <w:p w14:paraId="24C1C073" w14:textId="77777777" w:rsidR="009516BC" w:rsidRDefault="009516BC" w:rsidP="009516BC">
      <w:r>
        <w:t>La gestión de las explotaciones ganaderas es una actividad compleja y en ocasiones poco tecnificada. Muchos ganaderos aún llevan un control manual y en papel de aspectos vitales como nacimientos, ventas, muertes, alimentación y salud de los animales, lo que puede ser complicado y tedioso, especialmente cuando se tiene un gran número de animales a cargo.</w:t>
      </w:r>
    </w:p>
    <w:p w14:paraId="3800D2D8" w14:textId="77777777" w:rsidR="009516BC" w:rsidRDefault="009516BC" w:rsidP="009516BC">
      <w:r>
        <w:t xml:space="preserve">Aunque existen soluciones tecnológicas para mejorar esta gestión, éstas suelen ser costosas y difíciles de usar para aquellos menos familiarizados con la tecnología. Por ello, es fundamental desarrollar herramientas accesibles y eficientes que faciliten la administración y control de las actividades ganaderas. El objetivo de este proyecto es desarrollar una aplicación de gestión de explotaciones bovinas que permita a los ganaderos llevar un control detallado y simplificado de sus animales, abarcando desde los registros de nacimientos y ventas hasta la alimentación y los cuidados médicos. </w:t>
      </w:r>
    </w:p>
    <w:p w14:paraId="43355180" w14:textId="5DCCF717" w:rsidR="009516BC" w:rsidRDefault="009516BC" w:rsidP="002E3797">
      <w:r>
        <w:t>Con el avance de las nuevas tecnologías, se espera que la ganadería evolucione hacia formas más sostenibles y responsables, manteniendo su papel crucial en la alimentación mundial y el desarrollo económico de las comunidades rurales. Al adoptar prácticas más innovadoras y sostenibles, la ganadería puede continuar siendo una fuente significativa de empleo e ingresos, contribuyendo al equilibrio de los ecosistemas y al bienestar social y económico de las poblaciones rurales en todo el mundo.</w:t>
      </w:r>
    </w:p>
    <w:p w14:paraId="206ACE7B" w14:textId="3E5DFADE" w:rsidR="007F74FC" w:rsidRDefault="007F74FC">
      <w:r>
        <w:br w:type="page"/>
      </w:r>
    </w:p>
    <w:p w14:paraId="1C1D2283" w14:textId="439FBAD9" w:rsidR="009516BC" w:rsidRDefault="009516BC" w:rsidP="002E3797">
      <w:pPr>
        <w:pStyle w:val="Ttulo1"/>
        <w:numPr>
          <w:ilvl w:val="1"/>
          <w:numId w:val="18"/>
        </w:numPr>
        <w:rPr>
          <w:bCs/>
        </w:rPr>
      </w:pPr>
      <w:bookmarkStart w:id="1" w:name="_Toc171380413"/>
      <w:r w:rsidRPr="009516BC">
        <w:rPr>
          <w:bCs/>
        </w:rPr>
        <w:lastRenderedPageBreak/>
        <w:t>Estructura de la memoria</w:t>
      </w:r>
      <w:bookmarkEnd w:id="1"/>
    </w:p>
    <w:p w14:paraId="0CFF5ABE" w14:textId="77777777" w:rsidR="009516BC" w:rsidRDefault="009516BC" w:rsidP="009516BC">
      <w:r>
        <w:t>La presente memoria contiene la siguiente estructura e información:</w:t>
      </w:r>
    </w:p>
    <w:p w14:paraId="2D320996" w14:textId="46C19F0C" w:rsidR="009516BC" w:rsidRDefault="009516BC" w:rsidP="009516BC">
      <w:pPr>
        <w:pStyle w:val="Prrafodelista"/>
        <w:numPr>
          <w:ilvl w:val="0"/>
          <w:numId w:val="7"/>
        </w:numPr>
      </w:pPr>
      <w:r w:rsidRPr="009516BC">
        <w:rPr>
          <w:b/>
          <w:bCs/>
        </w:rPr>
        <w:t>Introducción</w:t>
      </w:r>
      <w:r>
        <w:t>: pequeña introducción al tema principal abordado para adentrarnos en el mundo de la ganadería. Estructura de la memoria y de los productos entregados.</w:t>
      </w:r>
    </w:p>
    <w:p w14:paraId="2B48D5E8" w14:textId="77777777" w:rsidR="009516BC" w:rsidRDefault="009516BC" w:rsidP="009516BC">
      <w:pPr>
        <w:pStyle w:val="Prrafodelista"/>
        <w:numPr>
          <w:ilvl w:val="0"/>
          <w:numId w:val="7"/>
        </w:numPr>
      </w:pPr>
      <w:r w:rsidRPr="009516BC">
        <w:rPr>
          <w:b/>
          <w:bCs/>
        </w:rPr>
        <w:t>Objetivos del proyecto</w:t>
      </w:r>
      <w:r>
        <w:t>: se detallan los objetivos principales del proyecto.</w:t>
      </w:r>
    </w:p>
    <w:p w14:paraId="6BA6D2A2" w14:textId="77777777" w:rsidR="009516BC" w:rsidRDefault="009516BC" w:rsidP="009516BC">
      <w:pPr>
        <w:pStyle w:val="Prrafodelista"/>
        <w:numPr>
          <w:ilvl w:val="0"/>
          <w:numId w:val="7"/>
        </w:numPr>
      </w:pPr>
      <w:r w:rsidRPr="009516BC">
        <w:rPr>
          <w:b/>
          <w:bCs/>
        </w:rPr>
        <w:t>Conceptos teóricos:</w:t>
      </w:r>
      <w:r>
        <w:t xml:space="preserve"> pequeñas explicaciones de cada uno de los conceptos teóricos que se han ido aplicando a lo largo del proyecto.</w:t>
      </w:r>
    </w:p>
    <w:p w14:paraId="7DBB84E8" w14:textId="77777777" w:rsidR="009516BC" w:rsidRDefault="009516BC" w:rsidP="009516BC">
      <w:pPr>
        <w:pStyle w:val="Prrafodelista"/>
        <w:numPr>
          <w:ilvl w:val="0"/>
          <w:numId w:val="7"/>
        </w:numPr>
      </w:pPr>
      <w:r w:rsidRPr="009516BC">
        <w:rPr>
          <w:b/>
          <w:bCs/>
        </w:rPr>
        <w:t>Técnicas y herramientas</w:t>
      </w:r>
      <w:r>
        <w:t>: explicación y listado de las técnicas que se han utilizado para el desarrollo del proyecto, así como las herramientas utilizadas para aplicarlas.</w:t>
      </w:r>
    </w:p>
    <w:p w14:paraId="2DBF5CD3" w14:textId="77777777" w:rsidR="009516BC" w:rsidRDefault="009516BC" w:rsidP="009516BC">
      <w:pPr>
        <w:pStyle w:val="Prrafodelista"/>
        <w:numPr>
          <w:ilvl w:val="0"/>
          <w:numId w:val="7"/>
        </w:numPr>
      </w:pPr>
      <w:r w:rsidRPr="009516BC">
        <w:rPr>
          <w:b/>
          <w:bCs/>
        </w:rPr>
        <w:t>Aspectos relevantes del desarrollo:</w:t>
      </w:r>
      <w:r>
        <w:t xml:space="preserve"> visión completa y detallada del desarrollo del proyecto, donde se abarcan los aspectos más interesantes y relevantes como los de la fase de análisis, diseño o implementación, además del diseño, ciclo de vida del proyecto y la propia implementación.</w:t>
      </w:r>
    </w:p>
    <w:p w14:paraId="6228F379" w14:textId="77777777" w:rsidR="009516BC" w:rsidRDefault="009516BC" w:rsidP="009516BC">
      <w:pPr>
        <w:pStyle w:val="Prrafodelista"/>
        <w:numPr>
          <w:ilvl w:val="0"/>
          <w:numId w:val="7"/>
        </w:numPr>
      </w:pPr>
      <w:r w:rsidRPr="009516BC">
        <w:rPr>
          <w:b/>
          <w:bCs/>
        </w:rPr>
        <w:t>Trabajos relacionados</w:t>
      </w:r>
      <w:r>
        <w:t>: pequeño resumen de los trabajos relacionados que se han encontrado para este proyecto.</w:t>
      </w:r>
    </w:p>
    <w:p w14:paraId="486552F7" w14:textId="6DF16E7F" w:rsidR="009516BC" w:rsidRDefault="009516BC" w:rsidP="009516BC">
      <w:pPr>
        <w:pStyle w:val="Prrafodelista"/>
        <w:numPr>
          <w:ilvl w:val="0"/>
          <w:numId w:val="7"/>
        </w:numPr>
      </w:pPr>
      <w:r w:rsidRPr="009516BC">
        <w:rPr>
          <w:b/>
          <w:bCs/>
        </w:rPr>
        <w:t>Conclusiones y líneas de trabajo futuras:</w:t>
      </w:r>
      <w:r>
        <w:t xml:space="preserve"> conclusiones acerca del desarrollo y posibles planes de futuro para el proyecto</w:t>
      </w:r>
    </w:p>
    <w:p w14:paraId="78B1714B" w14:textId="28BC6C31" w:rsidR="009516BC" w:rsidRDefault="007A2044" w:rsidP="009516BC">
      <w:r>
        <w:t>Aparte de este documento, se proporciona otro documento con todos los anexos correspondientes, que contiene:</w:t>
      </w:r>
    </w:p>
    <w:p w14:paraId="73C39B81" w14:textId="77777777" w:rsidR="007A2044" w:rsidRDefault="007A2044" w:rsidP="007A2044">
      <w:pPr>
        <w:pStyle w:val="Prrafodelista"/>
        <w:numPr>
          <w:ilvl w:val="0"/>
          <w:numId w:val="10"/>
        </w:numPr>
      </w:pPr>
      <w:r w:rsidRPr="007A2044">
        <w:rPr>
          <w:b/>
          <w:bCs/>
        </w:rPr>
        <w:t>Plan de proyecto software</w:t>
      </w:r>
      <w:r>
        <w:t>: se detalla la planificación temporal llevada a cabo y el estudio de la viabilidad, tanto económica como legal.</w:t>
      </w:r>
    </w:p>
    <w:p w14:paraId="5F3663F7" w14:textId="77777777" w:rsidR="007A2044" w:rsidRDefault="007A2044" w:rsidP="007A2044">
      <w:pPr>
        <w:pStyle w:val="Prrafodelista"/>
        <w:numPr>
          <w:ilvl w:val="0"/>
          <w:numId w:val="10"/>
        </w:numPr>
      </w:pPr>
      <w:r w:rsidRPr="007A2044">
        <w:rPr>
          <w:b/>
          <w:bCs/>
        </w:rPr>
        <w:t xml:space="preserve">Especificación de requisitos: </w:t>
      </w:r>
      <w:r>
        <w:t>se detallan los requisitos funcionales y no funcionales del proyecto, los objetivos generales y los casos de uso.</w:t>
      </w:r>
    </w:p>
    <w:p w14:paraId="36A8785D" w14:textId="77777777" w:rsidR="007A2044" w:rsidRDefault="007A2044" w:rsidP="007A2044">
      <w:pPr>
        <w:pStyle w:val="Prrafodelista"/>
        <w:numPr>
          <w:ilvl w:val="0"/>
          <w:numId w:val="10"/>
        </w:numPr>
      </w:pPr>
      <w:r w:rsidRPr="007A2044">
        <w:rPr>
          <w:b/>
          <w:bCs/>
        </w:rPr>
        <w:t xml:space="preserve">Especificación de diseño: </w:t>
      </w:r>
      <w:r>
        <w:t>se documenta la fase del diseño, la parte de software, el diseño de los datos y el diseño arquitectónico.</w:t>
      </w:r>
    </w:p>
    <w:p w14:paraId="5BAE1920" w14:textId="77777777" w:rsidR="007A2044" w:rsidRDefault="007A2044" w:rsidP="007A2044">
      <w:pPr>
        <w:pStyle w:val="Prrafodelista"/>
        <w:numPr>
          <w:ilvl w:val="0"/>
          <w:numId w:val="10"/>
        </w:numPr>
      </w:pPr>
      <w:r w:rsidRPr="007A2044">
        <w:rPr>
          <w:b/>
          <w:bCs/>
        </w:rPr>
        <w:t xml:space="preserve">Documentación técnica de programación: </w:t>
      </w:r>
      <w:r w:rsidRPr="00002266">
        <w:t>se muestra y explica la estructura de directorios, el manual del programador, la compilación y ejecución de la aplicación, así como las pruebas del sistema.</w:t>
      </w:r>
    </w:p>
    <w:p w14:paraId="30BDE659" w14:textId="77777777" w:rsidR="007A2044" w:rsidRDefault="007A2044" w:rsidP="007A2044">
      <w:pPr>
        <w:pStyle w:val="Prrafodelista"/>
        <w:numPr>
          <w:ilvl w:val="0"/>
          <w:numId w:val="10"/>
        </w:numPr>
      </w:pPr>
      <w:r w:rsidRPr="007A2044">
        <w:rPr>
          <w:b/>
          <w:bCs/>
        </w:rPr>
        <w:t xml:space="preserve">Documentación de usuario: </w:t>
      </w:r>
      <w:r>
        <w:t>se detallan los requisitos de los usuarios, la instalación del proyecto para que puedan hacer uso de ella y el manual de usuario para conocer el funcionamiento.</w:t>
      </w:r>
    </w:p>
    <w:p w14:paraId="729F2AE6" w14:textId="6E7F9D2E" w:rsidR="007A2044" w:rsidRDefault="007A2044" w:rsidP="007A2044">
      <w:pPr>
        <w:pStyle w:val="Prrafodelista"/>
        <w:numPr>
          <w:ilvl w:val="0"/>
          <w:numId w:val="10"/>
        </w:numPr>
      </w:pPr>
      <w:r w:rsidRPr="007A2044">
        <w:rPr>
          <w:b/>
          <w:bCs/>
        </w:rPr>
        <w:t>Anexo de sostenibilización curricular</w:t>
      </w:r>
      <w:r>
        <w:t xml:space="preserve">: </w:t>
      </w:r>
      <w:r w:rsidRPr="007A2044">
        <w:rPr>
          <w:b/>
          <w:bCs/>
        </w:rPr>
        <w:t>r</w:t>
      </w:r>
      <w:r w:rsidRPr="00035E7E">
        <w:t>eflexión personal acerca de la sostenibilidad de nuestro proyecto.</w:t>
      </w:r>
    </w:p>
    <w:p w14:paraId="02356D84" w14:textId="7130AFEB" w:rsidR="007F74FC" w:rsidRDefault="007F74FC">
      <w:pPr>
        <w:rPr>
          <w:rFonts w:eastAsiaTheme="minorHAnsi" w:cstheme="minorBidi"/>
          <w:color w:val="auto"/>
          <w:szCs w:val="22"/>
          <w:lang w:eastAsia="en-US"/>
        </w:rPr>
      </w:pPr>
      <w:r>
        <w:br w:type="page"/>
      </w:r>
    </w:p>
    <w:p w14:paraId="6DB2D32E" w14:textId="23441997" w:rsidR="007A2044" w:rsidRDefault="007A2044" w:rsidP="002E3797">
      <w:pPr>
        <w:pStyle w:val="Ttulo1"/>
        <w:numPr>
          <w:ilvl w:val="1"/>
          <w:numId w:val="18"/>
        </w:numPr>
      </w:pPr>
      <w:bookmarkStart w:id="2" w:name="_Toc171380414"/>
      <w:r w:rsidRPr="007A2044">
        <w:lastRenderedPageBreak/>
        <w:t>Documentos adjuntos</w:t>
      </w:r>
      <w:bookmarkEnd w:id="2"/>
    </w:p>
    <w:p w14:paraId="26200147" w14:textId="77777777" w:rsidR="007A2044" w:rsidRDefault="007A2044" w:rsidP="007A2044">
      <w:pPr>
        <w:pStyle w:val="Prrafodelista"/>
        <w:ind w:left="1758"/>
      </w:pPr>
    </w:p>
    <w:p w14:paraId="5DFBF8A8" w14:textId="0125E71D" w:rsidR="007A2044" w:rsidRDefault="007A2044" w:rsidP="007A2044">
      <w:pPr>
        <w:pStyle w:val="Prrafodelista"/>
        <w:numPr>
          <w:ilvl w:val="0"/>
          <w:numId w:val="12"/>
        </w:numPr>
      </w:pPr>
      <w:r>
        <w:t>Aplicación Android, Gestión Ganadera.</w:t>
      </w:r>
    </w:p>
    <w:p w14:paraId="09159970" w14:textId="56BCB52F" w:rsidR="007A2044" w:rsidRDefault="007A2044" w:rsidP="007A2044">
      <w:pPr>
        <w:pStyle w:val="Prrafodelista"/>
        <w:numPr>
          <w:ilvl w:val="0"/>
          <w:numId w:val="12"/>
        </w:numPr>
      </w:pPr>
      <w:r>
        <w:t>Memoria del proyecto.</w:t>
      </w:r>
    </w:p>
    <w:p w14:paraId="5C82AE60" w14:textId="304FCD94" w:rsidR="007A2044" w:rsidRDefault="007A2044" w:rsidP="007A2044">
      <w:pPr>
        <w:pStyle w:val="Prrafodelista"/>
        <w:numPr>
          <w:ilvl w:val="0"/>
          <w:numId w:val="12"/>
        </w:numPr>
      </w:pPr>
      <w:r>
        <w:t>Anexos del proyecto</w:t>
      </w:r>
    </w:p>
    <w:p w14:paraId="4352E078" w14:textId="77777777" w:rsidR="00027F34" w:rsidRDefault="00027F34" w:rsidP="00027F34">
      <w:pPr>
        <w:pStyle w:val="Prrafodelista"/>
        <w:ind w:left="1758"/>
      </w:pPr>
    </w:p>
    <w:p w14:paraId="72D20F8B" w14:textId="1B1DB59D" w:rsidR="007A2044" w:rsidRDefault="007A2044" w:rsidP="002E3797">
      <w:pPr>
        <w:pStyle w:val="Ttulo1"/>
        <w:numPr>
          <w:ilvl w:val="1"/>
          <w:numId w:val="18"/>
        </w:numPr>
      </w:pPr>
      <w:bookmarkStart w:id="3" w:name="_Toc171380415"/>
      <w:r>
        <w:t>Enlaces adjuntos</w:t>
      </w:r>
      <w:bookmarkEnd w:id="3"/>
    </w:p>
    <w:p w14:paraId="344F75C6" w14:textId="77777777" w:rsidR="00027F34" w:rsidRDefault="00027F34" w:rsidP="00027F34">
      <w:pPr>
        <w:pStyle w:val="Prrafodelista"/>
        <w:ind w:left="1758"/>
      </w:pPr>
    </w:p>
    <w:p w14:paraId="28E3DCFE" w14:textId="5D7A34FB" w:rsidR="007A2044" w:rsidRDefault="007A2044" w:rsidP="007A2044">
      <w:pPr>
        <w:pStyle w:val="Prrafodelista"/>
        <w:numPr>
          <w:ilvl w:val="0"/>
          <w:numId w:val="13"/>
        </w:numPr>
      </w:pPr>
      <w:r>
        <w:t>Repositorio GitHub</w:t>
      </w:r>
    </w:p>
    <w:p w14:paraId="4355BF6A" w14:textId="74C7DCF4" w:rsidR="007A2044" w:rsidRDefault="007A2044" w:rsidP="007A2044">
      <w:pPr>
        <w:pStyle w:val="Prrafodelista"/>
        <w:numPr>
          <w:ilvl w:val="0"/>
          <w:numId w:val="13"/>
        </w:numPr>
      </w:pPr>
      <w:r>
        <w:t>Videos en sharepoint de descripción del proyecto.</w:t>
      </w:r>
    </w:p>
    <w:p w14:paraId="7B406C03" w14:textId="47688464" w:rsidR="00027F34" w:rsidRDefault="00027F34" w:rsidP="00027F34">
      <w:pPr>
        <w:pStyle w:val="Prrafodelista"/>
        <w:numPr>
          <w:ilvl w:val="0"/>
          <w:numId w:val="13"/>
        </w:numPr>
      </w:pPr>
      <w:r>
        <w:t>Zube</w:t>
      </w:r>
    </w:p>
    <w:p w14:paraId="637FEC93" w14:textId="099C766E" w:rsidR="00027F34" w:rsidRPr="00BE1B7A" w:rsidRDefault="00027F34" w:rsidP="002E3797">
      <w:pPr>
        <w:pStyle w:val="Ttulo"/>
        <w:numPr>
          <w:ilvl w:val="0"/>
          <w:numId w:val="18"/>
        </w:numPr>
        <w:jc w:val="center"/>
        <w:rPr>
          <w:b/>
          <w:bCs/>
        </w:rPr>
      </w:pPr>
      <w:r>
        <w:br w:type="page"/>
      </w:r>
      <w:r w:rsidR="002E3797">
        <w:lastRenderedPageBreak/>
        <w:t xml:space="preserve">  </w:t>
      </w:r>
      <w:bookmarkStart w:id="4" w:name="_Toc171380416"/>
      <w:r w:rsidRPr="00BE1B7A">
        <w:rPr>
          <w:b/>
          <w:bCs/>
        </w:rPr>
        <w:t>Objetivos del proyecto</w:t>
      </w:r>
      <w:bookmarkEnd w:id="4"/>
    </w:p>
    <w:p w14:paraId="4AE4EF73" w14:textId="25EC813F" w:rsidR="00027F34" w:rsidRDefault="00027F34" w:rsidP="002E3797">
      <w:pPr>
        <w:pStyle w:val="Ttulo1"/>
        <w:numPr>
          <w:ilvl w:val="1"/>
          <w:numId w:val="18"/>
        </w:numPr>
      </w:pPr>
      <w:bookmarkStart w:id="5" w:name="_Toc171380417"/>
      <w:r>
        <w:t>Objetivos generales</w:t>
      </w:r>
      <w:bookmarkEnd w:id="5"/>
    </w:p>
    <w:p w14:paraId="768CE342" w14:textId="6D6EB364" w:rsidR="00027F34" w:rsidRPr="00027F34" w:rsidRDefault="00027F34" w:rsidP="00027F34">
      <w:pPr>
        <w:rPr>
          <w:rFonts w:cs="Times New Roman"/>
          <w:b/>
          <w:sz w:val="32"/>
        </w:rPr>
      </w:pPr>
      <w:r w:rsidRPr="00027F34">
        <w:rPr>
          <w:rFonts w:cs="Times New Roman"/>
        </w:rPr>
        <w:t>El objetivo principal del proyecto es desarrollar una aplicación móvil para dispositivos Android destinada a la gestión administrativa de una ganadería. Esta aplicación permitirá a los ganaderos:</w:t>
      </w:r>
    </w:p>
    <w:p w14:paraId="7260FB52" w14:textId="77777777" w:rsidR="00027F34" w:rsidRPr="005E1D81" w:rsidRDefault="00027F34" w:rsidP="00027F34">
      <w:pPr>
        <w:pStyle w:val="Prrafodelista"/>
        <w:numPr>
          <w:ilvl w:val="0"/>
          <w:numId w:val="14"/>
        </w:numPr>
        <w:rPr>
          <w:rFonts w:cs="Times New Roman"/>
          <w:bCs/>
          <w:szCs w:val="24"/>
        </w:rPr>
      </w:pPr>
      <w:r w:rsidRPr="005E1D81">
        <w:rPr>
          <w:rFonts w:cs="Times New Roman"/>
          <w:b/>
          <w:szCs w:val="24"/>
        </w:rPr>
        <w:t>Gestionar registros administrativos:</w:t>
      </w:r>
      <w:r w:rsidRPr="005E1D81">
        <w:rPr>
          <w:rFonts w:cs="Times New Roman"/>
          <w:bCs/>
          <w:szCs w:val="24"/>
        </w:rPr>
        <w:t xml:space="preserve"> facilitar la administración de altas, bajas, nacimientos y muertes de los animales.</w:t>
      </w:r>
    </w:p>
    <w:p w14:paraId="44616B3D" w14:textId="77777777" w:rsidR="00027F34" w:rsidRPr="005E1D81" w:rsidRDefault="00027F34" w:rsidP="00027F34">
      <w:pPr>
        <w:pStyle w:val="Prrafodelista"/>
        <w:numPr>
          <w:ilvl w:val="0"/>
          <w:numId w:val="14"/>
        </w:numPr>
        <w:rPr>
          <w:rFonts w:cs="Times New Roman"/>
          <w:bCs/>
          <w:szCs w:val="24"/>
        </w:rPr>
      </w:pPr>
      <w:r w:rsidRPr="005E1D81">
        <w:rPr>
          <w:rFonts w:cs="Times New Roman"/>
          <w:b/>
          <w:bCs/>
          <w:szCs w:val="24"/>
        </w:rPr>
        <w:t>Acceso a la información en cualquier momento:</w:t>
      </w:r>
      <w:r w:rsidRPr="005E1D81">
        <w:rPr>
          <w:rFonts w:cs="Times New Roman"/>
          <w:bCs/>
          <w:szCs w:val="24"/>
        </w:rPr>
        <w:t xml:space="preserve"> proveer a los ganaderos de una herramienta que les permita consultar información relevante sobre los animales en cualquier lugar y momento</w:t>
      </w:r>
    </w:p>
    <w:p w14:paraId="3FC7AACE" w14:textId="77777777" w:rsidR="00027F34" w:rsidRPr="005E1D81" w:rsidRDefault="00027F34" w:rsidP="00027F34">
      <w:pPr>
        <w:pStyle w:val="Prrafodelista"/>
        <w:numPr>
          <w:ilvl w:val="0"/>
          <w:numId w:val="14"/>
        </w:numPr>
        <w:rPr>
          <w:rFonts w:cs="Times New Roman"/>
          <w:bCs/>
          <w:szCs w:val="24"/>
        </w:rPr>
      </w:pPr>
      <w:r w:rsidRPr="005E1D81">
        <w:rPr>
          <w:rFonts w:cs="Times New Roman"/>
          <w:b/>
          <w:bCs/>
          <w:szCs w:val="24"/>
        </w:rPr>
        <w:t xml:space="preserve">Almacenamiento estructurado de datos: </w:t>
      </w:r>
      <w:r w:rsidRPr="005E1D81">
        <w:rPr>
          <w:rFonts w:cs="Times New Roman"/>
          <w:bCs/>
          <w:szCs w:val="24"/>
        </w:rPr>
        <w:t>garantizar que todos los datos se almacenen de manera organizada y fácilmente accesible.</w:t>
      </w:r>
    </w:p>
    <w:p w14:paraId="0A3DB1AB" w14:textId="72F518DC" w:rsidR="00027F34" w:rsidRPr="005E1D81" w:rsidRDefault="00027F34" w:rsidP="00027F34">
      <w:pPr>
        <w:pStyle w:val="Prrafodelista"/>
        <w:numPr>
          <w:ilvl w:val="0"/>
          <w:numId w:val="14"/>
        </w:numPr>
        <w:rPr>
          <w:rFonts w:cs="Times New Roman"/>
          <w:bCs/>
          <w:szCs w:val="24"/>
        </w:rPr>
      </w:pPr>
      <w:r w:rsidRPr="005E1D81">
        <w:rPr>
          <w:rFonts w:cs="Times New Roman"/>
          <w:b/>
          <w:bCs/>
          <w:szCs w:val="24"/>
        </w:rPr>
        <w:t xml:space="preserve">Generar vistas de resúmenes: </w:t>
      </w:r>
      <w:r w:rsidRPr="005E1D81">
        <w:rPr>
          <w:rFonts w:cs="Times New Roman"/>
          <w:bCs/>
          <w:szCs w:val="24"/>
        </w:rPr>
        <w:t>ofrecer resúmenes claros y concisos de la información registrada para una mejor toma de decisiones.</w:t>
      </w:r>
    </w:p>
    <w:p w14:paraId="292C584C" w14:textId="77777777" w:rsidR="00027F34" w:rsidRPr="00027F34" w:rsidRDefault="00027F34" w:rsidP="00027F34"/>
    <w:p w14:paraId="1BD56E48" w14:textId="58D9F105" w:rsidR="005E1D81" w:rsidRDefault="00027F34" w:rsidP="002E3797">
      <w:pPr>
        <w:pStyle w:val="Ttulo1"/>
        <w:numPr>
          <w:ilvl w:val="1"/>
          <w:numId w:val="18"/>
        </w:numPr>
      </w:pPr>
      <w:bookmarkStart w:id="6" w:name="_Toc171380418"/>
      <w:r w:rsidRPr="00027F34">
        <w:t>Objetivos técnicos</w:t>
      </w:r>
      <w:bookmarkEnd w:id="6"/>
    </w:p>
    <w:p w14:paraId="536F1D2E" w14:textId="0709BE47" w:rsidR="00027F34" w:rsidRPr="005E1D81" w:rsidRDefault="00027F34" w:rsidP="005E1D81">
      <w:pPr>
        <w:rPr>
          <w:b/>
          <w:sz w:val="32"/>
        </w:rPr>
      </w:pPr>
      <w:r w:rsidRPr="002A35FB">
        <w:t>Para poder alcanzar los objetivos generales, se han establecido los siguientes objetivos técnicos:</w:t>
      </w:r>
    </w:p>
    <w:p w14:paraId="0E4B10D6" w14:textId="292ADB8F" w:rsidR="00027F34" w:rsidRPr="005E1D81" w:rsidRDefault="00027F34" w:rsidP="00A70E3F">
      <w:pPr>
        <w:pStyle w:val="Prrafodelista"/>
        <w:numPr>
          <w:ilvl w:val="0"/>
          <w:numId w:val="15"/>
        </w:numPr>
        <w:rPr>
          <w:rFonts w:hAnsiTheme="minorHAnsi"/>
        </w:rPr>
      </w:pPr>
      <w:r w:rsidRPr="005E1D81">
        <w:rPr>
          <w:rFonts w:hAnsiTheme="minorHAnsi"/>
          <w:b/>
        </w:rPr>
        <w:t>Desarrollar un algoritmo eficiente</w:t>
      </w:r>
      <w:r w:rsidRPr="005E1D81">
        <w:rPr>
          <w:rFonts w:hAnsiTheme="minorHAnsi"/>
        </w:rPr>
        <w:t>: implementar un algoritmo que maneje eficazmente los datos de la ganader</w:t>
      </w:r>
      <w:r w:rsidRPr="005E1D81">
        <w:rPr>
          <w:rFonts w:hAnsiTheme="minorHAnsi"/>
        </w:rPr>
        <w:t>í</w:t>
      </w:r>
      <w:r w:rsidRPr="005E1D81">
        <w:rPr>
          <w:rFonts w:hAnsiTheme="minorHAnsi"/>
        </w:rPr>
        <w:t>a.</w:t>
      </w:r>
    </w:p>
    <w:p w14:paraId="70D19A89" w14:textId="77777777" w:rsidR="00027F34" w:rsidRPr="002A35FB" w:rsidRDefault="00027F34" w:rsidP="005E1D81">
      <w:pPr>
        <w:pStyle w:val="Prrafodelista"/>
        <w:numPr>
          <w:ilvl w:val="0"/>
          <w:numId w:val="15"/>
        </w:numPr>
      </w:pPr>
      <w:r w:rsidRPr="005E1D81">
        <w:rPr>
          <w:b/>
        </w:rPr>
        <w:t>Arquitectura Modelo-Vista-Controlador:</w:t>
      </w:r>
      <w:r w:rsidRPr="002A35FB">
        <w:t xml:space="preserve"> </w:t>
      </w:r>
      <w:r>
        <w:t>i</w:t>
      </w:r>
      <w:r w:rsidRPr="000E2957">
        <w:t>mplementar una arquitectura adecuada que incluya modelos, controladores y fragmentos, asegurando un código limpio y mantenible</w:t>
      </w:r>
    </w:p>
    <w:p w14:paraId="34226DD6" w14:textId="4A248C6B" w:rsidR="00027F34" w:rsidRPr="002A35FB" w:rsidRDefault="00027F34" w:rsidP="005E1D81">
      <w:pPr>
        <w:pStyle w:val="Prrafodelista"/>
        <w:numPr>
          <w:ilvl w:val="0"/>
          <w:numId w:val="15"/>
        </w:numPr>
      </w:pPr>
      <w:r w:rsidRPr="005E1D81">
        <w:rPr>
          <w:b/>
        </w:rPr>
        <w:t>Gestión de dependencias con Gradle</w:t>
      </w:r>
      <w:r w:rsidRPr="000E2957">
        <w:t xml:space="preserve"> para la gestión de dependencias y la construcción del proyecto, facilitando la integración de librerías y herramientas</w:t>
      </w:r>
    </w:p>
    <w:p w14:paraId="27DC6C28" w14:textId="77777777" w:rsidR="00027F34" w:rsidRPr="002A35FB" w:rsidRDefault="00027F34" w:rsidP="005E1D81">
      <w:pPr>
        <w:pStyle w:val="Prrafodelista"/>
        <w:numPr>
          <w:ilvl w:val="0"/>
          <w:numId w:val="15"/>
        </w:numPr>
      </w:pPr>
      <w:r w:rsidRPr="005E1D81">
        <w:rPr>
          <w:b/>
        </w:rPr>
        <w:t>Control de versiones:</w:t>
      </w:r>
      <w:r w:rsidRPr="002A35FB">
        <w:t xml:space="preserve"> </w:t>
      </w:r>
      <w:r>
        <w:t>i</w:t>
      </w:r>
      <w:r w:rsidRPr="000E2957">
        <w:t>ntegrar el uso de herramientas de control de versiones como Git y GitHub para llevar un registro de los cambios y colaborar eficientemente</w:t>
      </w:r>
    </w:p>
    <w:p w14:paraId="4E2E03F6" w14:textId="77777777" w:rsidR="00027F34" w:rsidRPr="005E1D81" w:rsidRDefault="00027F34" w:rsidP="005E1D81">
      <w:pPr>
        <w:pStyle w:val="Prrafodelista"/>
        <w:numPr>
          <w:ilvl w:val="0"/>
          <w:numId w:val="15"/>
        </w:numPr>
        <w:rPr>
          <w:rFonts w:hAnsiTheme="minorHAnsi"/>
        </w:rPr>
      </w:pPr>
      <w:r w:rsidRPr="005E1D81">
        <w:rPr>
          <w:rFonts w:hAnsiTheme="minorHAnsi"/>
          <w:b/>
        </w:rPr>
        <w:t>Desarrollo colaborativo en</w:t>
      </w:r>
      <w:r w:rsidRPr="005E1D81">
        <w:rPr>
          <w:rFonts w:hAnsiTheme="minorHAnsi"/>
        </w:rPr>
        <w:t xml:space="preserve"> Fork para gestionar el desarrollo colaborativo del proyecto.</w:t>
      </w:r>
    </w:p>
    <w:p w14:paraId="478A688D" w14:textId="77777777" w:rsidR="005E1D81" w:rsidRDefault="00027F34" w:rsidP="005E1D81">
      <w:pPr>
        <w:pStyle w:val="Prrafodelista"/>
        <w:numPr>
          <w:ilvl w:val="0"/>
          <w:numId w:val="15"/>
        </w:numPr>
        <w:rPr>
          <w:rFonts w:hAnsiTheme="minorHAnsi"/>
        </w:rPr>
      </w:pPr>
      <w:r w:rsidRPr="005E1D81">
        <w:rPr>
          <w:rFonts w:hAnsiTheme="minorHAnsi"/>
          <w:b/>
        </w:rPr>
        <w:t>Dise</w:t>
      </w:r>
      <w:r w:rsidRPr="005E1D81">
        <w:rPr>
          <w:rFonts w:hAnsiTheme="minorHAnsi"/>
          <w:b/>
        </w:rPr>
        <w:t>ñ</w:t>
      </w:r>
      <w:r w:rsidRPr="005E1D81">
        <w:rPr>
          <w:rFonts w:hAnsiTheme="minorHAnsi"/>
          <w:b/>
        </w:rPr>
        <w:t>o de interfaces de usuario:</w:t>
      </w:r>
      <w:r w:rsidRPr="005E1D81">
        <w:rPr>
          <w:rFonts w:hAnsiTheme="minorHAnsi"/>
        </w:rPr>
        <w:t xml:space="preserve"> utilizar mockups para dise</w:t>
      </w:r>
      <w:r w:rsidRPr="005E1D81">
        <w:rPr>
          <w:rFonts w:hAnsiTheme="minorHAnsi"/>
        </w:rPr>
        <w:t>ñ</w:t>
      </w:r>
      <w:r w:rsidRPr="005E1D81">
        <w:rPr>
          <w:rFonts w:hAnsiTheme="minorHAnsi"/>
        </w:rPr>
        <w:t>ar interfaces de usuario intuitivas y eficientes.</w:t>
      </w:r>
    </w:p>
    <w:p w14:paraId="070B314D" w14:textId="65A4469E" w:rsidR="00027F34" w:rsidRDefault="00027F34" w:rsidP="005E1D81">
      <w:pPr>
        <w:pStyle w:val="Prrafodelista"/>
        <w:numPr>
          <w:ilvl w:val="0"/>
          <w:numId w:val="15"/>
        </w:numPr>
        <w:rPr>
          <w:rFonts w:hAnsiTheme="minorHAnsi"/>
        </w:rPr>
      </w:pPr>
      <w:r w:rsidRPr="005E1D81">
        <w:rPr>
          <w:b/>
        </w:rPr>
        <w:t>Metodologías ágiles:</w:t>
      </w:r>
      <w:r w:rsidRPr="002A35FB">
        <w:t xml:space="preserve"> </w:t>
      </w:r>
      <w:r>
        <w:t>a</w:t>
      </w:r>
      <w:r w:rsidRPr="000E2957">
        <w:t>plicar metodologías ágiles como Scrum para gestionar el desarrollo del proyecto de manera iterativa y colaborativa</w:t>
      </w:r>
      <w:r w:rsidR="005E1D81">
        <w:t>.</w:t>
      </w:r>
    </w:p>
    <w:p w14:paraId="37FEBDEE" w14:textId="22552290" w:rsidR="005E1D81" w:rsidRDefault="005E1D81">
      <w:pPr>
        <w:rPr>
          <w:rFonts w:hAnsiTheme="minorHAnsi"/>
        </w:rPr>
      </w:pPr>
      <w:r>
        <w:rPr>
          <w:rFonts w:hAnsiTheme="minorHAnsi"/>
        </w:rPr>
        <w:br w:type="page"/>
      </w:r>
    </w:p>
    <w:p w14:paraId="24E14B03" w14:textId="3B839586" w:rsidR="00027F34" w:rsidRDefault="00027F34" w:rsidP="002E3797">
      <w:pPr>
        <w:pStyle w:val="Ttulo1"/>
        <w:numPr>
          <w:ilvl w:val="1"/>
          <w:numId w:val="18"/>
        </w:numPr>
      </w:pPr>
      <w:bookmarkStart w:id="7" w:name="_Toc171380419"/>
      <w:r w:rsidRPr="00027F34">
        <w:lastRenderedPageBreak/>
        <w:t>Objetivos personales</w:t>
      </w:r>
      <w:bookmarkEnd w:id="7"/>
    </w:p>
    <w:p w14:paraId="1E550085" w14:textId="77777777" w:rsidR="00027F34" w:rsidRPr="00677479" w:rsidRDefault="00027F34" w:rsidP="005E1D81">
      <w:r w:rsidRPr="00677479">
        <w:t>A nivel personal, mis objetivos han sido:</w:t>
      </w:r>
    </w:p>
    <w:p w14:paraId="3E01A191" w14:textId="77777777" w:rsidR="00027F34" w:rsidRPr="005E1D81" w:rsidRDefault="00027F34" w:rsidP="005E1D81">
      <w:pPr>
        <w:pStyle w:val="Prrafodelista"/>
        <w:numPr>
          <w:ilvl w:val="0"/>
          <w:numId w:val="16"/>
        </w:numPr>
        <w:rPr>
          <w:rFonts w:hAnsiTheme="minorHAnsi"/>
        </w:rPr>
      </w:pPr>
      <w:r w:rsidRPr="005E1D81">
        <w:rPr>
          <w:rFonts w:hAnsiTheme="minorHAnsi"/>
          <w:b/>
        </w:rPr>
        <w:t>Contribuir al sector ganadero:</w:t>
      </w:r>
      <w:r w:rsidRPr="005E1D81">
        <w:rPr>
          <w:rFonts w:hAnsiTheme="minorHAnsi"/>
        </w:rPr>
        <w:t xml:space="preserve"> realizar una contribuci</w:t>
      </w:r>
      <w:r w:rsidRPr="005E1D81">
        <w:rPr>
          <w:rFonts w:hAnsiTheme="minorHAnsi"/>
        </w:rPr>
        <w:t>ó</w:t>
      </w:r>
      <w:r w:rsidRPr="005E1D81">
        <w:rPr>
          <w:rFonts w:hAnsiTheme="minorHAnsi"/>
        </w:rPr>
        <w:t>n significativa al sector ganadero, continuando con la tradici</w:t>
      </w:r>
      <w:r w:rsidRPr="005E1D81">
        <w:rPr>
          <w:rFonts w:hAnsiTheme="minorHAnsi"/>
        </w:rPr>
        <w:t>ó</w:t>
      </w:r>
      <w:r w:rsidRPr="005E1D81">
        <w:rPr>
          <w:rFonts w:hAnsiTheme="minorHAnsi"/>
        </w:rPr>
        <w:t>n familiar.</w:t>
      </w:r>
    </w:p>
    <w:p w14:paraId="5FA01ACE" w14:textId="77777777" w:rsidR="00027F34" w:rsidRPr="005E1D81" w:rsidRDefault="00027F34" w:rsidP="005E1D81">
      <w:pPr>
        <w:pStyle w:val="Prrafodelista"/>
        <w:numPr>
          <w:ilvl w:val="0"/>
          <w:numId w:val="16"/>
        </w:numPr>
        <w:rPr>
          <w:rFonts w:hAnsiTheme="minorHAnsi"/>
        </w:rPr>
      </w:pPr>
      <w:r w:rsidRPr="005E1D81">
        <w:rPr>
          <w:rFonts w:hAnsiTheme="minorHAnsi"/>
          <w:b/>
        </w:rPr>
        <w:t>Aplicaci</w:t>
      </w:r>
      <w:r w:rsidRPr="005E1D81">
        <w:rPr>
          <w:rFonts w:hAnsiTheme="minorHAnsi"/>
          <w:b/>
        </w:rPr>
        <w:t>ó</w:t>
      </w:r>
      <w:r w:rsidRPr="005E1D81">
        <w:rPr>
          <w:rFonts w:hAnsiTheme="minorHAnsi"/>
          <w:b/>
        </w:rPr>
        <w:t>n de conocimientos adquiridos:</w:t>
      </w:r>
      <w:r w:rsidRPr="005E1D81">
        <w:rPr>
          <w:rFonts w:hAnsiTheme="minorHAnsi"/>
        </w:rPr>
        <w:t xml:space="preserve"> aplicar y consolidar el m</w:t>
      </w:r>
      <w:r w:rsidRPr="005E1D81">
        <w:rPr>
          <w:rFonts w:hAnsiTheme="minorHAnsi"/>
        </w:rPr>
        <w:t>á</w:t>
      </w:r>
      <w:r w:rsidRPr="005E1D81">
        <w:rPr>
          <w:rFonts w:hAnsiTheme="minorHAnsi"/>
        </w:rPr>
        <w:t>ximo n</w:t>
      </w:r>
      <w:r w:rsidRPr="005E1D81">
        <w:rPr>
          <w:rFonts w:hAnsiTheme="minorHAnsi"/>
        </w:rPr>
        <w:t>ú</w:t>
      </w:r>
      <w:r w:rsidRPr="005E1D81">
        <w:rPr>
          <w:rFonts w:hAnsiTheme="minorHAnsi"/>
        </w:rPr>
        <w:t>mero de conocimientos adquiridos durante la carrera.</w:t>
      </w:r>
    </w:p>
    <w:p w14:paraId="1C313697" w14:textId="77777777" w:rsidR="00027F34" w:rsidRPr="005E1D81" w:rsidRDefault="00027F34" w:rsidP="005E1D81">
      <w:pPr>
        <w:pStyle w:val="Prrafodelista"/>
        <w:numPr>
          <w:ilvl w:val="0"/>
          <w:numId w:val="16"/>
        </w:numPr>
        <w:rPr>
          <w:rFonts w:hAnsiTheme="minorHAnsi"/>
        </w:rPr>
      </w:pPr>
      <w:r w:rsidRPr="005E1D81">
        <w:rPr>
          <w:rFonts w:hAnsiTheme="minorHAnsi"/>
          <w:b/>
        </w:rPr>
        <w:t>Exploraci</w:t>
      </w:r>
      <w:r w:rsidRPr="005E1D81">
        <w:rPr>
          <w:rFonts w:hAnsiTheme="minorHAnsi"/>
          <w:b/>
        </w:rPr>
        <w:t>ó</w:t>
      </w:r>
      <w:r w:rsidRPr="005E1D81">
        <w:rPr>
          <w:rFonts w:hAnsiTheme="minorHAnsi"/>
          <w:b/>
        </w:rPr>
        <w:t>n de nuevas herramientas</w:t>
      </w:r>
      <w:r w:rsidRPr="005E1D81">
        <w:rPr>
          <w:rFonts w:hAnsiTheme="minorHAnsi"/>
        </w:rPr>
        <w:t>: utilizar metodolog</w:t>
      </w:r>
      <w:r w:rsidRPr="005E1D81">
        <w:rPr>
          <w:rFonts w:hAnsiTheme="minorHAnsi"/>
        </w:rPr>
        <w:t>í</w:t>
      </w:r>
      <w:r w:rsidRPr="005E1D81">
        <w:rPr>
          <w:rFonts w:hAnsiTheme="minorHAnsi"/>
        </w:rPr>
        <w:t>as y herramientas novedosas que son est</w:t>
      </w:r>
      <w:r w:rsidRPr="005E1D81">
        <w:rPr>
          <w:rFonts w:hAnsiTheme="minorHAnsi"/>
        </w:rPr>
        <w:t>á</w:t>
      </w:r>
      <w:r w:rsidRPr="005E1D81">
        <w:rPr>
          <w:rFonts w:hAnsiTheme="minorHAnsi"/>
        </w:rPr>
        <w:t>ndar en el mercado laboral.</w:t>
      </w:r>
    </w:p>
    <w:p w14:paraId="27080BF5" w14:textId="77777777" w:rsidR="00027F34" w:rsidRPr="005E1D81" w:rsidRDefault="00027F34" w:rsidP="005E1D81">
      <w:pPr>
        <w:pStyle w:val="Prrafodelista"/>
        <w:numPr>
          <w:ilvl w:val="0"/>
          <w:numId w:val="16"/>
        </w:numPr>
        <w:rPr>
          <w:rFonts w:hAnsiTheme="minorHAnsi"/>
        </w:rPr>
      </w:pPr>
      <w:r w:rsidRPr="005E1D81">
        <w:rPr>
          <w:rFonts w:hAnsiTheme="minorHAnsi"/>
          <w:b/>
        </w:rPr>
        <w:t>Introducci</w:t>
      </w:r>
      <w:r w:rsidRPr="005E1D81">
        <w:rPr>
          <w:rFonts w:hAnsiTheme="minorHAnsi"/>
          <w:b/>
        </w:rPr>
        <w:t>ó</w:t>
      </w:r>
      <w:r w:rsidRPr="005E1D81">
        <w:rPr>
          <w:rFonts w:hAnsiTheme="minorHAnsi"/>
          <w:b/>
        </w:rPr>
        <w:t>n a la visi</w:t>
      </w:r>
      <w:r w:rsidRPr="005E1D81">
        <w:rPr>
          <w:rFonts w:hAnsiTheme="minorHAnsi"/>
          <w:b/>
        </w:rPr>
        <w:t>ó</w:t>
      </w:r>
      <w:r w:rsidRPr="005E1D81">
        <w:rPr>
          <w:rFonts w:hAnsiTheme="minorHAnsi"/>
          <w:b/>
        </w:rPr>
        <w:t>n artificial:</w:t>
      </w:r>
      <w:r w:rsidRPr="005E1D81">
        <w:rPr>
          <w:rFonts w:hAnsiTheme="minorHAnsi"/>
        </w:rPr>
        <w:t xml:space="preserve"> adentrarme en el campo de la visi</w:t>
      </w:r>
      <w:r w:rsidRPr="005E1D81">
        <w:rPr>
          <w:rFonts w:hAnsiTheme="minorHAnsi"/>
        </w:rPr>
        <w:t>ó</w:t>
      </w:r>
      <w:r w:rsidRPr="005E1D81">
        <w:rPr>
          <w:rFonts w:hAnsiTheme="minorHAnsi"/>
        </w:rPr>
        <w:t>n artificial, explorando su aplicaci</w:t>
      </w:r>
      <w:r w:rsidRPr="005E1D81">
        <w:rPr>
          <w:rFonts w:hAnsiTheme="minorHAnsi"/>
        </w:rPr>
        <w:t>ó</w:t>
      </w:r>
      <w:r w:rsidRPr="005E1D81">
        <w:rPr>
          <w:rFonts w:hAnsiTheme="minorHAnsi"/>
        </w:rPr>
        <w:t>n en la ganader</w:t>
      </w:r>
      <w:r w:rsidRPr="005E1D81">
        <w:rPr>
          <w:rFonts w:hAnsiTheme="minorHAnsi"/>
        </w:rPr>
        <w:t>í</w:t>
      </w:r>
      <w:r w:rsidRPr="005E1D81">
        <w:rPr>
          <w:rFonts w:hAnsiTheme="minorHAnsi"/>
        </w:rPr>
        <w:t>a.</w:t>
      </w:r>
    </w:p>
    <w:p w14:paraId="11DB1F86" w14:textId="50F53B8D" w:rsidR="00027F34" w:rsidRPr="005E1D81" w:rsidRDefault="00027F34" w:rsidP="005E1D81">
      <w:pPr>
        <w:pStyle w:val="Prrafodelista"/>
        <w:numPr>
          <w:ilvl w:val="0"/>
          <w:numId w:val="16"/>
        </w:numPr>
      </w:pPr>
      <w:r w:rsidRPr="005E1D81">
        <w:rPr>
          <w:rFonts w:hAnsiTheme="minorHAnsi"/>
          <w:b/>
        </w:rPr>
        <w:t>Profundizaci</w:t>
      </w:r>
      <w:r w:rsidRPr="005E1D81">
        <w:rPr>
          <w:rFonts w:hAnsiTheme="minorHAnsi"/>
          <w:b/>
        </w:rPr>
        <w:t>ó</w:t>
      </w:r>
      <w:r w:rsidRPr="005E1D81">
        <w:rPr>
          <w:rFonts w:hAnsiTheme="minorHAnsi"/>
          <w:b/>
        </w:rPr>
        <w:t>n en el desarrollo de aplicaciones Android</w:t>
      </w:r>
      <w:r w:rsidRPr="005E1D81">
        <w:rPr>
          <w:rFonts w:hAnsiTheme="minorHAnsi"/>
        </w:rPr>
        <w:t>: incrementar el conocimiento y la experiencia en el desarrollo de aplicaciones Android y aumentar el contacto con el ecosistema de Google</w:t>
      </w:r>
      <w:r w:rsidR="005E1D81">
        <w:rPr>
          <w:rFonts w:hAnsiTheme="minorHAnsi"/>
        </w:rPr>
        <w:t>.</w:t>
      </w:r>
    </w:p>
    <w:p w14:paraId="3E74CDD9" w14:textId="6DC5788F" w:rsidR="005E1D81" w:rsidRDefault="005E1D81" w:rsidP="00FE06AF">
      <w:r w:rsidRPr="00677479">
        <w:t>Con estos objetivos, se busca no solo desarrollar una herramienta útil para la gestión ganadera, sino también crecer profesionalmente, integrando conocimientos teóricos y prácticos en un proyecto de relevancia personal y profesional.</w:t>
      </w:r>
    </w:p>
    <w:p w14:paraId="120DCB8E" w14:textId="3646D111" w:rsidR="00FE06AF" w:rsidRDefault="00FE06AF">
      <w:r>
        <w:br w:type="page"/>
      </w:r>
    </w:p>
    <w:p w14:paraId="55CF41C8" w14:textId="64A228A4" w:rsidR="00FE06AF" w:rsidRDefault="002E3797" w:rsidP="002E3797">
      <w:pPr>
        <w:pStyle w:val="Ttulo"/>
        <w:numPr>
          <w:ilvl w:val="0"/>
          <w:numId w:val="18"/>
        </w:numPr>
        <w:jc w:val="center"/>
        <w:rPr>
          <w:b/>
          <w:bCs/>
        </w:rPr>
      </w:pPr>
      <w:r>
        <w:rPr>
          <w:b/>
          <w:bCs/>
        </w:rPr>
        <w:lastRenderedPageBreak/>
        <w:t xml:space="preserve">  </w:t>
      </w:r>
      <w:bookmarkStart w:id="8" w:name="_Toc171380420"/>
      <w:r w:rsidR="00FE06AF">
        <w:rPr>
          <w:b/>
          <w:bCs/>
        </w:rPr>
        <w:t>Conceptos teóricos</w:t>
      </w:r>
      <w:bookmarkEnd w:id="8"/>
    </w:p>
    <w:p w14:paraId="1B01816C" w14:textId="77777777" w:rsidR="002E3797" w:rsidRPr="002E3797" w:rsidRDefault="002E3797" w:rsidP="002E3797"/>
    <w:p w14:paraId="37CA4B42" w14:textId="3D357BAC" w:rsidR="008F5590" w:rsidRDefault="00C314AF" w:rsidP="00C53A94">
      <w:pPr>
        <w:jc w:val="left"/>
      </w:pPr>
      <w:r>
        <w:t xml:space="preserve">Antes de comenzar con el proyecto, es primordial hacer un abordaje teórico de lo que vamos a usar y como se va a usar, por ello, lo primero es definir el </w:t>
      </w:r>
      <w:r w:rsidR="008F5590">
        <w:t>patrón</w:t>
      </w:r>
      <w:r>
        <w:t xml:space="preserve"> de la aplicación, ver </w:t>
      </w:r>
      <w:r w:rsidR="003E1647">
        <w:t>qué</w:t>
      </w:r>
      <w:r>
        <w:t xml:space="preserve"> tipo de base de datos se utilizara y </w:t>
      </w:r>
      <w:r w:rsidR="008F5590">
        <w:t>como se van a gestionar las dependencias. Se detalla todo a continuación:</w:t>
      </w:r>
    </w:p>
    <w:p w14:paraId="3FACC43A" w14:textId="77777777" w:rsidR="00C22305" w:rsidRDefault="001C4415" w:rsidP="00C22305">
      <w:pPr>
        <w:pStyle w:val="Ttulo1"/>
        <w:numPr>
          <w:ilvl w:val="1"/>
          <w:numId w:val="18"/>
        </w:numPr>
      </w:pPr>
      <w:r>
        <w:t>Modelo-Vista-Controlador (MVC)</w:t>
      </w:r>
    </w:p>
    <w:p w14:paraId="3E39E4BC" w14:textId="428599AF" w:rsidR="00717B2E" w:rsidRDefault="00C22305" w:rsidP="00C22305">
      <w:r>
        <w:t>El patrón Modelo-Vista-controlador</w:t>
      </w:r>
      <w:r w:rsidR="006D08DD">
        <w:t xml:space="preserve"> </w:t>
      </w:r>
      <w:r w:rsidR="006D08DD">
        <w:fldChar w:fldCharType="begin"/>
      </w:r>
      <w:r w:rsidR="006D08DD">
        <w:instrText xml:space="preserve"> REF _Ref171418089 \r \h </w:instrText>
      </w:r>
      <w:r w:rsidR="006D08DD">
        <w:fldChar w:fldCharType="separate"/>
      </w:r>
      <w:r w:rsidR="00703414">
        <w:t>[30]</w:t>
      </w:r>
      <w:r w:rsidR="006D08DD">
        <w:fldChar w:fldCharType="end"/>
      </w:r>
      <w:r>
        <w:t xml:space="preserve"> fue creado en el contexto Smalltalk para separar la interfaz gráfica del código funcional de una aplicación.</w:t>
      </w:r>
      <w:r w:rsidR="00A87515">
        <w:t xml:space="preserve"> Como tuvo un gran impacto, se empezó a aplicar a otros lenguajes de programación orientados a objetos como es en este caso, Java.</w:t>
      </w:r>
    </w:p>
    <w:p w14:paraId="31A973FD" w14:textId="637FE014" w:rsidR="00771399" w:rsidRDefault="00717B2E" w:rsidP="00C22305">
      <w:r>
        <w:t>E</w:t>
      </w:r>
      <w:r w:rsidR="00771399">
        <w:t>l</w:t>
      </w:r>
      <w:r>
        <w:t xml:space="preserve"> principal objetivo del patrón es apoyar los modelos funcionales y mentales de la información relevante para los usuarios, permitiendo un modelo que facilite su consulta y manejo. Para construir artefactos manejables, es crucial incorpora</w:t>
      </w:r>
      <w:r w:rsidR="00771399">
        <w:t>r</w:t>
      </w:r>
      <w:r>
        <w:t xml:space="preserve"> los modelos mentales del usuario desde el inicio del diseño del sistema</w:t>
      </w:r>
      <w:r w:rsidR="00771399">
        <w:t>, ya que hacerlo después puede ser inviable.</w:t>
      </w:r>
    </w:p>
    <w:p w14:paraId="5ADD00AB" w14:textId="389D3F29" w:rsidR="00771399" w:rsidRDefault="00C42CC2" w:rsidP="00C22305">
      <w:r>
        <w:t>Sus componentes, como bien indica su nombre son, un modelo de datos, una vista y un controlador, se detallan a continuación:</w:t>
      </w:r>
    </w:p>
    <w:p w14:paraId="3F1067C2" w14:textId="007A2722" w:rsidR="00616D83" w:rsidRDefault="00C943D6" w:rsidP="00CE6A11">
      <w:pPr>
        <w:pStyle w:val="Prrafodelista"/>
        <w:numPr>
          <w:ilvl w:val="0"/>
          <w:numId w:val="23"/>
        </w:numPr>
      </w:pPr>
      <w:r>
        <w:t>Modelo: representa la parte lógica y los datos de la aplicación. Se encarga de gestionar el estado de la aplicaci</w:t>
      </w:r>
      <w:r w:rsidR="009205FA">
        <w:t>ón y de interactuar con la base de datos.</w:t>
      </w:r>
    </w:p>
    <w:p w14:paraId="13FA782C" w14:textId="77777777" w:rsidR="00D8009B" w:rsidRDefault="00D8009B" w:rsidP="00D8009B">
      <w:pPr>
        <w:pStyle w:val="Prrafodelista"/>
        <w:ind w:left="984"/>
      </w:pPr>
    </w:p>
    <w:p w14:paraId="3D170D94" w14:textId="77C45CFE" w:rsidR="00CE6A11" w:rsidRDefault="00CE6A11" w:rsidP="00CE6A11">
      <w:pPr>
        <w:pStyle w:val="Prrafodelista"/>
        <w:numPr>
          <w:ilvl w:val="1"/>
          <w:numId w:val="23"/>
        </w:numPr>
      </w:pPr>
      <w:r>
        <w:t xml:space="preserve">Un ejemplo de modelo es mi clase Animal, que representa los datos </w:t>
      </w:r>
      <w:r w:rsidR="00B5440E">
        <w:t>de un animal en la explotación ganadera con los mismos campos que tenemos en la base de datos.</w:t>
      </w:r>
      <w:r w:rsidR="00D8009B">
        <w:t xml:space="preserve"> Adjunto imagen de la declaración de los campos, se omiten los constructores, getters y setters.</w:t>
      </w:r>
    </w:p>
    <w:p w14:paraId="09729AD7" w14:textId="77777777" w:rsidR="00D8009B" w:rsidRDefault="00D8009B" w:rsidP="00D8009B">
      <w:pPr>
        <w:pStyle w:val="Prrafodelista"/>
        <w:ind w:left="1704"/>
      </w:pPr>
    </w:p>
    <w:p w14:paraId="6C59320C" w14:textId="77777777" w:rsidR="004A4654" w:rsidRDefault="00D8009B" w:rsidP="004A4654">
      <w:pPr>
        <w:pStyle w:val="Prrafodelista"/>
        <w:keepNext/>
        <w:ind w:left="1704"/>
      </w:pPr>
      <w:r w:rsidRPr="00D8009B">
        <w:rPr>
          <w:noProof/>
        </w:rPr>
        <w:drawing>
          <wp:inline distT="0" distB="0" distL="0" distR="0" wp14:anchorId="11877291" wp14:editId="27C4AE27">
            <wp:extent cx="3893820" cy="2270729"/>
            <wp:effectExtent l="0" t="0" r="0" b="0"/>
            <wp:docPr id="16770843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84394" name="Imagen 1" descr="Texto&#10;&#10;Descripción generada automáticamente"/>
                    <pic:cNvPicPr/>
                  </pic:nvPicPr>
                  <pic:blipFill>
                    <a:blip r:embed="rId12"/>
                    <a:stretch>
                      <a:fillRect/>
                    </a:stretch>
                  </pic:blipFill>
                  <pic:spPr>
                    <a:xfrm>
                      <a:off x="0" y="0"/>
                      <a:ext cx="3909739" cy="2280012"/>
                    </a:xfrm>
                    <a:prstGeom prst="rect">
                      <a:avLst/>
                    </a:prstGeom>
                  </pic:spPr>
                </pic:pic>
              </a:graphicData>
            </a:graphic>
          </wp:inline>
        </w:drawing>
      </w:r>
    </w:p>
    <w:p w14:paraId="347D9901" w14:textId="11D24E5B" w:rsidR="00D8009B" w:rsidRDefault="004A4654" w:rsidP="004A4654">
      <w:pPr>
        <w:pStyle w:val="Descripcin"/>
        <w:jc w:val="center"/>
      </w:pPr>
      <w:bookmarkStart w:id="9" w:name="_Toc171416883"/>
      <w:r w:rsidRPr="004A4654">
        <w:rPr>
          <w:u w:val="single"/>
        </w:rPr>
        <w:t>Ilustración</w:t>
      </w:r>
      <w:r>
        <w:t xml:space="preserve"> </w:t>
      </w:r>
      <w:r>
        <w:fldChar w:fldCharType="begin"/>
      </w:r>
      <w:r>
        <w:instrText xml:space="preserve"> SEQ Ilustración \* ARABIC </w:instrText>
      </w:r>
      <w:r>
        <w:fldChar w:fldCharType="separate"/>
      </w:r>
      <w:r w:rsidR="00703414">
        <w:rPr>
          <w:noProof/>
        </w:rPr>
        <w:t>1</w:t>
      </w:r>
      <w:bookmarkEnd w:id="9"/>
      <w:r>
        <w:fldChar w:fldCharType="end"/>
      </w:r>
    </w:p>
    <w:p w14:paraId="1F758649" w14:textId="77777777" w:rsidR="00B5440E" w:rsidRDefault="00B5440E" w:rsidP="00B5440E">
      <w:pPr>
        <w:pStyle w:val="Prrafodelista"/>
        <w:ind w:left="1704"/>
      </w:pPr>
    </w:p>
    <w:p w14:paraId="09554627" w14:textId="1E067AB4" w:rsidR="009205FA" w:rsidRDefault="009205FA" w:rsidP="00C42CC2">
      <w:pPr>
        <w:pStyle w:val="Prrafodelista"/>
        <w:numPr>
          <w:ilvl w:val="0"/>
          <w:numId w:val="23"/>
        </w:numPr>
      </w:pPr>
      <w:r>
        <w:t xml:space="preserve">Vista: es la interfaz de usuario de la aplicación. Se encarga de presentar los datos al usuario y de capturar las </w:t>
      </w:r>
      <w:r w:rsidR="00EC0A4F">
        <w:t>interacciones</w:t>
      </w:r>
      <w:r>
        <w:t xml:space="preserve"> </w:t>
      </w:r>
      <w:r w:rsidR="00616D83">
        <w:t>de este</w:t>
      </w:r>
      <w:r w:rsidR="00EC0A4F">
        <w:t>, como pueden ser las entradas de texto.</w:t>
      </w:r>
    </w:p>
    <w:p w14:paraId="58A6BEE0" w14:textId="77777777" w:rsidR="00991801" w:rsidRDefault="00991801" w:rsidP="00991801">
      <w:pPr>
        <w:pStyle w:val="Prrafodelista"/>
        <w:ind w:left="984"/>
      </w:pPr>
    </w:p>
    <w:p w14:paraId="57855154" w14:textId="0EB502D9" w:rsidR="008E6B08" w:rsidRDefault="00D8009B" w:rsidP="008E6B08">
      <w:pPr>
        <w:pStyle w:val="Prrafodelista"/>
        <w:numPr>
          <w:ilvl w:val="1"/>
          <w:numId w:val="23"/>
        </w:numPr>
      </w:pPr>
      <w:r>
        <w:t xml:space="preserve">Un ejemplo de </w:t>
      </w:r>
      <w:r w:rsidR="008E6B08">
        <w:t>vista</w:t>
      </w:r>
      <w:r>
        <w:t xml:space="preserve"> es la de los animales de mi aplicación, donde en ella se muestra un listado con los campos que </w:t>
      </w:r>
      <w:r w:rsidR="008E6B08">
        <w:t>tenemos de cada animal. Se adjunta captura del código para el listado:</w:t>
      </w:r>
    </w:p>
    <w:p w14:paraId="3D38265F" w14:textId="77777777" w:rsidR="00991801" w:rsidRDefault="00991801" w:rsidP="00991801">
      <w:pPr>
        <w:pStyle w:val="Prrafodelista"/>
        <w:ind w:left="1704"/>
      </w:pPr>
    </w:p>
    <w:p w14:paraId="2F7C2096" w14:textId="77777777" w:rsidR="004A4654" w:rsidRDefault="00991801" w:rsidP="004A4654">
      <w:pPr>
        <w:pStyle w:val="Prrafodelista"/>
        <w:keepNext/>
        <w:ind w:left="1704"/>
      </w:pPr>
      <w:r w:rsidRPr="00991801">
        <w:rPr>
          <w:noProof/>
        </w:rPr>
        <w:drawing>
          <wp:inline distT="0" distB="0" distL="0" distR="0" wp14:anchorId="2C49138A" wp14:editId="56413316">
            <wp:extent cx="4334480" cy="6535062"/>
            <wp:effectExtent l="0" t="0" r="9525" b="0"/>
            <wp:docPr id="390554701"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54701" name="Imagen 1" descr="Pantalla de computadora con letras&#10;&#10;Descripción generada automáticamente con confianza media"/>
                    <pic:cNvPicPr/>
                  </pic:nvPicPr>
                  <pic:blipFill>
                    <a:blip r:embed="rId13"/>
                    <a:stretch>
                      <a:fillRect/>
                    </a:stretch>
                  </pic:blipFill>
                  <pic:spPr>
                    <a:xfrm>
                      <a:off x="0" y="0"/>
                      <a:ext cx="4334480" cy="6535062"/>
                    </a:xfrm>
                    <a:prstGeom prst="rect">
                      <a:avLst/>
                    </a:prstGeom>
                  </pic:spPr>
                </pic:pic>
              </a:graphicData>
            </a:graphic>
          </wp:inline>
        </w:drawing>
      </w:r>
    </w:p>
    <w:p w14:paraId="31F54DD8" w14:textId="5A3505F1" w:rsidR="00991801" w:rsidRDefault="004A4654" w:rsidP="004A4654">
      <w:pPr>
        <w:pStyle w:val="Descripcin"/>
        <w:jc w:val="center"/>
      </w:pPr>
      <w:bookmarkStart w:id="10" w:name="_Toc171416884"/>
      <w:r>
        <w:t xml:space="preserve">Ilustración </w:t>
      </w:r>
      <w:r>
        <w:fldChar w:fldCharType="begin"/>
      </w:r>
      <w:r>
        <w:instrText xml:space="preserve"> SEQ Ilustración \* ARABIC </w:instrText>
      </w:r>
      <w:r>
        <w:fldChar w:fldCharType="separate"/>
      </w:r>
      <w:r w:rsidR="00703414">
        <w:rPr>
          <w:noProof/>
        </w:rPr>
        <w:t>2</w:t>
      </w:r>
      <w:bookmarkEnd w:id="10"/>
      <w:r>
        <w:fldChar w:fldCharType="end"/>
      </w:r>
    </w:p>
    <w:p w14:paraId="568676D5" w14:textId="10179506" w:rsidR="00991801" w:rsidRDefault="006B2239" w:rsidP="006B2239">
      <w:pPr>
        <w:pStyle w:val="Prrafodelista"/>
        <w:tabs>
          <w:tab w:val="left" w:pos="4760"/>
        </w:tabs>
        <w:ind w:left="1704"/>
      </w:pPr>
      <w:r>
        <w:tab/>
      </w:r>
    </w:p>
    <w:p w14:paraId="5F2A82CC" w14:textId="77777777" w:rsidR="00991801" w:rsidRDefault="00991801" w:rsidP="00991801">
      <w:pPr>
        <w:pStyle w:val="Prrafodelista"/>
        <w:ind w:left="1704"/>
      </w:pPr>
    </w:p>
    <w:p w14:paraId="0718CB96" w14:textId="77777777" w:rsidR="00991801" w:rsidRDefault="00991801" w:rsidP="00991801">
      <w:pPr>
        <w:pStyle w:val="Prrafodelista"/>
        <w:ind w:left="1704"/>
      </w:pPr>
    </w:p>
    <w:p w14:paraId="255A5A54" w14:textId="2977FC97" w:rsidR="003B3525" w:rsidRDefault="00EC0A4F" w:rsidP="003B3525">
      <w:pPr>
        <w:pStyle w:val="Prrafodelista"/>
        <w:numPr>
          <w:ilvl w:val="0"/>
          <w:numId w:val="23"/>
        </w:numPr>
      </w:pPr>
      <w:r>
        <w:t xml:space="preserve">Controlador: actúa a modo de intermediario entre el modelo y la vista. Gestiona toda la lógica de la aplicación, es decir, </w:t>
      </w:r>
      <w:r w:rsidR="00824291">
        <w:t>procesa las entradas del usuario recibidas desde la vista y actualiza el modelo en consecuencia.</w:t>
      </w:r>
      <w:r w:rsidR="00616D83">
        <w:t xml:space="preserve"> Por lo que también puede actualizar la vista para reflejar los cambios en el modelo.</w:t>
      </w:r>
    </w:p>
    <w:p w14:paraId="1133C4C3" w14:textId="77777777" w:rsidR="00CD31AC" w:rsidRDefault="00CD31AC" w:rsidP="00CD31AC">
      <w:pPr>
        <w:pStyle w:val="Prrafodelista"/>
        <w:ind w:left="984"/>
      </w:pPr>
    </w:p>
    <w:p w14:paraId="62455965" w14:textId="295C2906" w:rsidR="003B3525" w:rsidRDefault="003B3525" w:rsidP="003B3525">
      <w:pPr>
        <w:pStyle w:val="Prrafodelista"/>
        <w:numPr>
          <w:ilvl w:val="1"/>
          <w:numId w:val="23"/>
        </w:numPr>
      </w:pPr>
      <w:r>
        <w:t xml:space="preserve">Continuando con los animales, un </w:t>
      </w:r>
      <w:r w:rsidR="004D3528">
        <w:t>ejemplo</w:t>
      </w:r>
      <w:r>
        <w:t xml:space="preserve"> de controlador </w:t>
      </w:r>
      <w:r w:rsidR="00CD31AC">
        <w:t>sería</w:t>
      </w:r>
      <w:r>
        <w:t xml:space="preserve"> el siguiente:</w:t>
      </w:r>
    </w:p>
    <w:p w14:paraId="2A5256F7" w14:textId="77777777" w:rsidR="00CD31AC" w:rsidRDefault="00CD31AC" w:rsidP="00CD31AC">
      <w:pPr>
        <w:pStyle w:val="Prrafodelista"/>
        <w:ind w:left="1704"/>
      </w:pPr>
    </w:p>
    <w:p w14:paraId="0A510D52" w14:textId="77777777" w:rsidR="004A4654" w:rsidRDefault="00CD31AC" w:rsidP="004A4654">
      <w:pPr>
        <w:pStyle w:val="Prrafodelista"/>
        <w:keepNext/>
        <w:ind w:left="1704"/>
      </w:pPr>
      <w:r w:rsidRPr="00174ADA">
        <w:rPr>
          <w:noProof/>
        </w:rPr>
        <w:drawing>
          <wp:inline distT="0" distB="0" distL="0" distR="0" wp14:anchorId="231B4BE1" wp14:editId="49A7D9D4">
            <wp:extent cx="3818467" cy="2917367"/>
            <wp:effectExtent l="0" t="0" r="0" b="0"/>
            <wp:docPr id="381584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84142" name="Imagen 1" descr="Texto&#10;&#10;Descripción generada automáticamente"/>
                    <pic:cNvPicPr/>
                  </pic:nvPicPr>
                  <pic:blipFill>
                    <a:blip r:embed="rId14"/>
                    <a:stretch>
                      <a:fillRect/>
                    </a:stretch>
                  </pic:blipFill>
                  <pic:spPr>
                    <a:xfrm>
                      <a:off x="0" y="0"/>
                      <a:ext cx="3833541" cy="2928884"/>
                    </a:xfrm>
                    <a:prstGeom prst="rect">
                      <a:avLst/>
                    </a:prstGeom>
                  </pic:spPr>
                </pic:pic>
              </a:graphicData>
            </a:graphic>
          </wp:inline>
        </w:drawing>
      </w:r>
    </w:p>
    <w:p w14:paraId="3ED51E91" w14:textId="1F512156" w:rsidR="00CD31AC" w:rsidRDefault="004A4654" w:rsidP="004A4654">
      <w:pPr>
        <w:pStyle w:val="Descripcin"/>
        <w:jc w:val="center"/>
      </w:pPr>
      <w:bookmarkStart w:id="11" w:name="_Toc171416885"/>
      <w:r w:rsidRPr="004A4654">
        <w:t xml:space="preserve">Ilustración </w:t>
      </w:r>
      <w:r w:rsidRPr="004A4654">
        <w:fldChar w:fldCharType="begin"/>
      </w:r>
      <w:r w:rsidRPr="004A4654">
        <w:instrText xml:space="preserve"> SEQ Ilustración \* ARABIC </w:instrText>
      </w:r>
      <w:r w:rsidRPr="004A4654">
        <w:fldChar w:fldCharType="separate"/>
      </w:r>
      <w:r w:rsidR="00703414">
        <w:rPr>
          <w:noProof/>
        </w:rPr>
        <w:t>3</w:t>
      </w:r>
      <w:bookmarkEnd w:id="11"/>
      <w:r w:rsidRPr="004A4654">
        <w:fldChar w:fldCharType="end"/>
      </w:r>
    </w:p>
    <w:p w14:paraId="449A6515" w14:textId="06A9780A" w:rsidR="00CD31AC" w:rsidRDefault="00CD31AC" w:rsidP="00B5479A">
      <w:pPr>
        <w:ind w:left="624"/>
      </w:pPr>
      <w:r>
        <w:t>Lo que hace es inicializar la base de datos con la que estamos conectados y con los datos del modelo se gestionan desde el controlador todas las operaciones de añadir un animal, eliminar, editar etc.</w:t>
      </w:r>
    </w:p>
    <w:p w14:paraId="2E2B099A" w14:textId="06C600B2" w:rsidR="00771399" w:rsidRDefault="00771399" w:rsidP="00C22305">
      <w:r>
        <w:t xml:space="preserve">A continuación, se adjunta un </w:t>
      </w:r>
      <w:r w:rsidR="003E1647">
        <w:t>gráfico</w:t>
      </w:r>
      <w:r>
        <w:t xml:space="preserve"> que resume a la perfección lo que es este </w:t>
      </w:r>
      <w:r w:rsidR="00CD31AC">
        <w:t>patrón</w:t>
      </w:r>
      <w:r>
        <w:t>:</w:t>
      </w:r>
    </w:p>
    <w:p w14:paraId="4CE713AC" w14:textId="77777777" w:rsidR="004A4654" w:rsidRDefault="004A5AB2" w:rsidP="004A4654">
      <w:pPr>
        <w:keepNext/>
        <w:ind w:left="0" w:firstLine="0"/>
        <w:jc w:val="center"/>
      </w:pPr>
      <w:r>
        <w:rPr>
          <w:noProof/>
        </w:rPr>
        <w:lastRenderedPageBreak/>
        <w:drawing>
          <wp:inline distT="0" distB="0" distL="0" distR="0" wp14:anchorId="192FADA6" wp14:editId="32D614A9">
            <wp:extent cx="2834640" cy="2834640"/>
            <wp:effectExtent l="0" t="0" r="3810" b="3810"/>
            <wp:docPr id="2073913432"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13432" name="Imagen 6" descr="Dia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9412" cy="2839412"/>
                    </a:xfrm>
                    <a:prstGeom prst="rect">
                      <a:avLst/>
                    </a:prstGeom>
                  </pic:spPr>
                </pic:pic>
              </a:graphicData>
            </a:graphic>
          </wp:inline>
        </w:drawing>
      </w:r>
    </w:p>
    <w:p w14:paraId="43C3A87A" w14:textId="7921DB02" w:rsidR="00B5479A" w:rsidRDefault="004A4654" w:rsidP="004A4654">
      <w:pPr>
        <w:pStyle w:val="Descripcin"/>
        <w:jc w:val="center"/>
      </w:pPr>
      <w:bookmarkStart w:id="12" w:name="_Toc171416886"/>
      <w:r>
        <w:t xml:space="preserve">Ilustración </w:t>
      </w:r>
      <w:r>
        <w:fldChar w:fldCharType="begin"/>
      </w:r>
      <w:r>
        <w:instrText xml:space="preserve"> SEQ Ilustración \* ARABIC </w:instrText>
      </w:r>
      <w:r>
        <w:fldChar w:fldCharType="separate"/>
      </w:r>
      <w:r w:rsidR="00703414">
        <w:rPr>
          <w:noProof/>
        </w:rPr>
        <w:t>4</w:t>
      </w:r>
      <w:bookmarkEnd w:id="12"/>
      <w:r>
        <w:fldChar w:fldCharType="end"/>
      </w:r>
      <w:r w:rsidR="00BB090B">
        <w:t xml:space="preserve"> </w:t>
      </w:r>
      <w:r w:rsidR="006B2239">
        <w:fldChar w:fldCharType="begin"/>
      </w:r>
      <w:r w:rsidR="006B2239">
        <w:instrText xml:space="preserve"> REF _Ref171418089 \r \h </w:instrText>
      </w:r>
      <w:r w:rsidR="006B2239">
        <w:fldChar w:fldCharType="separate"/>
      </w:r>
      <w:r w:rsidR="00703414">
        <w:t>[30]</w:t>
      </w:r>
      <w:r w:rsidR="006B2239">
        <w:fldChar w:fldCharType="end"/>
      </w:r>
    </w:p>
    <w:p w14:paraId="20510741" w14:textId="2C3D55ED" w:rsidR="00B5479A" w:rsidRDefault="00B5479A" w:rsidP="00B5479A">
      <w:pPr>
        <w:pStyle w:val="Ttulo1"/>
        <w:numPr>
          <w:ilvl w:val="1"/>
          <w:numId w:val="18"/>
        </w:numPr>
      </w:pPr>
      <w:r>
        <w:t>View/Container</w:t>
      </w:r>
      <w:r w:rsidR="00056108">
        <w:t xml:space="preserve"> </w:t>
      </w:r>
    </w:p>
    <w:p w14:paraId="08801D74" w14:textId="25A10AE3" w:rsidR="0081604B" w:rsidRDefault="0081604B" w:rsidP="00B5479A">
      <w:r>
        <w:t>En Android, esto se refiere a los componentes de la interfaz de usuario que ayudan a organizar y gestionar los elementos de la interfaz de usuario. En este proyecto se ace mucho uso de esto, ya que views hay muchas, cada botón cada texto, cada entrada por teclado es un view, pero el conjunto de estas, como por ejemplo los listados o formularios hacen un container. A continuación, se explica más detalladamente:</w:t>
      </w:r>
    </w:p>
    <w:p w14:paraId="44CDDCC7" w14:textId="77777777" w:rsidR="00066C1A" w:rsidRDefault="00D41D7C" w:rsidP="004B0637">
      <w:pPr>
        <w:pStyle w:val="Prrafodelista"/>
        <w:numPr>
          <w:ilvl w:val="0"/>
          <w:numId w:val="24"/>
        </w:numPr>
      </w:pPr>
      <w:r>
        <w:rPr>
          <w:b/>
          <w:bCs/>
        </w:rPr>
        <w:t xml:space="preserve">View, </w:t>
      </w:r>
      <w:r>
        <w:t>se trata de la clase base para todos los componentes de la interfaz de usuario en Android. Representa un rectángulo en la pantalla y se utiliza para capturar eventos como los toques en pantalla, la entrada de texto etc. Algunos</w:t>
      </w:r>
      <w:r w:rsidR="00066C1A">
        <w:t xml:space="preserve"> de los muchos</w:t>
      </w:r>
      <w:r>
        <w:t xml:space="preserve"> ejemplos de esto son: TextView</w:t>
      </w:r>
      <w:r w:rsidR="00066C1A">
        <w:t>, ImageView, Button.</w:t>
      </w:r>
    </w:p>
    <w:p w14:paraId="7C16D416" w14:textId="47EEA91A" w:rsidR="00FD37B2" w:rsidRDefault="00066C1A" w:rsidP="004B0637">
      <w:pPr>
        <w:pStyle w:val="Prrafodelista"/>
        <w:numPr>
          <w:ilvl w:val="0"/>
          <w:numId w:val="24"/>
        </w:numPr>
      </w:pPr>
      <w:r>
        <w:rPr>
          <w:b/>
          <w:bCs/>
        </w:rPr>
        <w:t xml:space="preserve">Container, </w:t>
      </w:r>
      <w:r w:rsidR="00FD37B2">
        <w:t>es la clase que se encarga de organizar los views detallados anteriormente, se utilizan sobre todo para organizar la composición de interfaz de usuario de la aplicación. Alguno de los muchos ejemplos de esto puede ser: LineraLayout, RelativeLayout, ConstraintLayout.</w:t>
      </w:r>
    </w:p>
    <w:p w14:paraId="77A5E578" w14:textId="57A3AAF3" w:rsidR="00FD37B2" w:rsidRDefault="00FD37B2" w:rsidP="00FD37B2">
      <w:r>
        <w:t>A continuación, se adjunta una imagen de código de una de las vistas del proyecto para aclararlo mejor:</w:t>
      </w:r>
    </w:p>
    <w:p w14:paraId="36B2ED84" w14:textId="77777777" w:rsidR="004A4654" w:rsidRDefault="00D23AE7" w:rsidP="004A4654">
      <w:pPr>
        <w:keepNext/>
      </w:pPr>
      <w:r w:rsidRPr="00D23AE7">
        <w:rPr>
          <w:noProof/>
        </w:rPr>
        <w:lastRenderedPageBreak/>
        <w:drawing>
          <wp:inline distT="0" distB="0" distL="0" distR="0" wp14:anchorId="0ACCAEB0" wp14:editId="315E52F9">
            <wp:extent cx="4394200" cy="4192162"/>
            <wp:effectExtent l="0" t="0" r="6350" b="0"/>
            <wp:docPr id="15571066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06659" name="Imagen 1" descr="Texto&#10;&#10;Descripción generada automáticamente"/>
                    <pic:cNvPicPr/>
                  </pic:nvPicPr>
                  <pic:blipFill>
                    <a:blip r:embed="rId16"/>
                    <a:stretch>
                      <a:fillRect/>
                    </a:stretch>
                  </pic:blipFill>
                  <pic:spPr>
                    <a:xfrm>
                      <a:off x="0" y="0"/>
                      <a:ext cx="4399564" cy="4197280"/>
                    </a:xfrm>
                    <a:prstGeom prst="rect">
                      <a:avLst/>
                    </a:prstGeom>
                  </pic:spPr>
                </pic:pic>
              </a:graphicData>
            </a:graphic>
          </wp:inline>
        </w:drawing>
      </w:r>
    </w:p>
    <w:p w14:paraId="7FAD75BB" w14:textId="758E7E4C" w:rsidR="00D23AE7" w:rsidRDefault="004A4654" w:rsidP="004A4654">
      <w:pPr>
        <w:pStyle w:val="Descripcin"/>
        <w:jc w:val="center"/>
      </w:pPr>
      <w:bookmarkStart w:id="13" w:name="_Toc171416887"/>
      <w:r>
        <w:t xml:space="preserve">Ilustración </w:t>
      </w:r>
      <w:r>
        <w:fldChar w:fldCharType="begin"/>
      </w:r>
      <w:r>
        <w:instrText xml:space="preserve"> SEQ Ilustración \* ARABIC </w:instrText>
      </w:r>
      <w:r>
        <w:fldChar w:fldCharType="separate"/>
      </w:r>
      <w:r w:rsidR="00703414">
        <w:rPr>
          <w:noProof/>
        </w:rPr>
        <w:t>5</w:t>
      </w:r>
      <w:bookmarkEnd w:id="13"/>
      <w:r>
        <w:fldChar w:fldCharType="end"/>
      </w:r>
    </w:p>
    <w:p w14:paraId="73DC513C" w14:textId="77777777" w:rsidR="00D23AE7" w:rsidRDefault="00D23AE7" w:rsidP="00FD37B2">
      <w:r>
        <w:t>Como se ve, tenemos los TextView, que nos darán la información del campo deseado, y en la primera línea un LinearLayout que nos agrupará estos TextView en una línea, con la que posteriormente se hará una lista.</w:t>
      </w:r>
    </w:p>
    <w:p w14:paraId="6FA0E933" w14:textId="77777777" w:rsidR="00C90659" w:rsidRDefault="00EE12EA" w:rsidP="00D23AE7">
      <w:pPr>
        <w:pStyle w:val="Ttulo1"/>
      </w:pPr>
      <w:r>
        <w:t>SQLite Database OpenHelper</w:t>
      </w:r>
    </w:p>
    <w:p w14:paraId="4489BF09" w14:textId="6761945E" w:rsidR="00645E17" w:rsidRDefault="00C90659" w:rsidP="00C90659">
      <w:r>
        <w:t xml:space="preserve">SQLite es una base de datos relacional integrada que es ligera y eficiente, lo que la hace ideal para aplicaciones móviles. En Android </w:t>
      </w:r>
      <w:r w:rsidR="00645E17">
        <w:t xml:space="preserve">SQLiteOpenHelper es una clase que </w:t>
      </w:r>
      <w:r w:rsidR="001D2B44">
        <w:t>facilita</w:t>
      </w:r>
      <w:r w:rsidR="00645E17">
        <w:t xml:space="preserve"> la creación y gestión de bases de datos de este tipo.</w:t>
      </w:r>
    </w:p>
    <w:p w14:paraId="2E9826A1" w14:textId="77777777" w:rsidR="00645E17" w:rsidRDefault="00645E17" w:rsidP="00C90659">
      <w:r>
        <w:t>Algunas de sus características son:</w:t>
      </w:r>
    </w:p>
    <w:p w14:paraId="35EC32A3" w14:textId="77777777" w:rsidR="00BA2643" w:rsidRDefault="00645E17" w:rsidP="00645E17">
      <w:pPr>
        <w:pStyle w:val="Prrafodelista"/>
        <w:numPr>
          <w:ilvl w:val="0"/>
          <w:numId w:val="25"/>
        </w:numPr>
      </w:pPr>
      <w:r>
        <w:t>Creación y actualización de la base de datos</w:t>
      </w:r>
      <w:r w:rsidR="00BA2643">
        <w:t>: proporciona métodos para crear y actualizar la base de datos, manejando automáticamente las versiones.</w:t>
      </w:r>
    </w:p>
    <w:p w14:paraId="1F2972B2" w14:textId="77777777" w:rsidR="004A56EE" w:rsidRDefault="00BA2643" w:rsidP="00645E17">
      <w:pPr>
        <w:pStyle w:val="Prrafodelista"/>
        <w:numPr>
          <w:ilvl w:val="0"/>
          <w:numId w:val="25"/>
        </w:numPr>
      </w:pPr>
      <w:r>
        <w:t>Gestion de conexiones, simplifica las conexiones a las bases de datos.</w:t>
      </w:r>
    </w:p>
    <w:p w14:paraId="438BACAB" w14:textId="7F5AE77C" w:rsidR="004A56EE" w:rsidRDefault="004A56EE" w:rsidP="004A56EE">
      <w:pPr>
        <w:pStyle w:val="Ttulo1"/>
      </w:pPr>
      <w:proofErr w:type="spellStart"/>
      <w:r>
        <w:t>Gradle</w:t>
      </w:r>
      <w:proofErr w:type="spellEnd"/>
      <w:r>
        <w:t xml:space="preserve"> </w:t>
      </w:r>
    </w:p>
    <w:p w14:paraId="7B6F3C9F" w14:textId="20E9CD48" w:rsidR="004D1E23" w:rsidRDefault="004A56EE" w:rsidP="004A56EE">
      <w:r>
        <w:t>Es una herramienta de automatización de construcción que se utiliza en el desarrollo de aplicaciones Android. Es una parte fundamental de Android Studio</w:t>
      </w:r>
      <w:r w:rsidR="004D1E23">
        <w:t xml:space="preserve">. Gradle nos facilita la construcción y la gestión de dependencias y la configuración de múltiples variantes de compilación de una </w:t>
      </w:r>
      <w:r w:rsidR="001D2B44">
        <w:t>aplicación</w:t>
      </w:r>
      <w:r w:rsidR="004D1E23">
        <w:t>.</w:t>
      </w:r>
      <w:r w:rsidR="00E751A6">
        <w:t xml:space="preserve"> Algunas de las características más importantes:</w:t>
      </w:r>
    </w:p>
    <w:p w14:paraId="57122BEB" w14:textId="1A59264F" w:rsidR="00E751A6" w:rsidRDefault="002167E0" w:rsidP="00E751A6">
      <w:pPr>
        <w:pStyle w:val="Prrafodelista"/>
        <w:numPr>
          <w:ilvl w:val="0"/>
          <w:numId w:val="25"/>
        </w:numPr>
      </w:pPr>
      <w:r>
        <w:lastRenderedPageBreak/>
        <w:t>Depuración colaborativa</w:t>
      </w:r>
      <w:r w:rsidR="0089224A">
        <w:t>, permite compartir los resultados de la compilación con el equipo.</w:t>
      </w:r>
    </w:p>
    <w:p w14:paraId="67C33ED1" w14:textId="53596B73" w:rsidR="00D12B2D" w:rsidRDefault="00D12B2D" w:rsidP="00D12B2D">
      <w:pPr>
        <w:pStyle w:val="Prrafodelista"/>
        <w:numPr>
          <w:ilvl w:val="0"/>
          <w:numId w:val="25"/>
        </w:numPr>
      </w:pPr>
      <w:r>
        <w:t>Construcción incremental</w:t>
      </w:r>
      <w:r w:rsidR="00A6009E">
        <w:t xml:space="preserve"> y automatizada</w:t>
      </w:r>
      <w:r w:rsidR="0089224A">
        <w:t xml:space="preserve">, </w:t>
      </w:r>
      <w:r w:rsidR="00A6009E">
        <w:t xml:space="preserve">automatiza y </w:t>
      </w:r>
      <w:r w:rsidR="0089224A">
        <w:t>valida el proceso de compilación si algo ha cambiado</w:t>
      </w:r>
      <w:r w:rsidR="00A6009E">
        <w:t>, incluyendo la verificación del código, la compilación de archivos fuente, la generación de archivos APK y la ejecución de las pruebas.</w:t>
      </w:r>
    </w:p>
    <w:p w14:paraId="16284590" w14:textId="5AAD53AE" w:rsidR="00D12B2D" w:rsidRDefault="00D12B2D" w:rsidP="00D12B2D">
      <w:pPr>
        <w:pStyle w:val="Prrafodelista"/>
        <w:numPr>
          <w:ilvl w:val="0"/>
          <w:numId w:val="25"/>
        </w:numPr>
      </w:pPr>
      <w:r>
        <w:t>Dependencias transitivas</w:t>
      </w:r>
      <w:r w:rsidR="0089224A">
        <w:t>, las descarga y las administra automáticamente.</w:t>
      </w:r>
    </w:p>
    <w:p w14:paraId="236E31CB" w14:textId="516DB3BB" w:rsidR="00D12B2D" w:rsidRDefault="00D12B2D" w:rsidP="00D12B2D">
      <w:pPr>
        <w:pStyle w:val="Prrafodelista"/>
        <w:numPr>
          <w:ilvl w:val="0"/>
          <w:numId w:val="25"/>
        </w:numPr>
      </w:pPr>
      <w:r>
        <w:t>Compara builds, resalta rápidamente las diferencias entre compilaciones</w:t>
      </w:r>
      <w:r w:rsidR="0089224A">
        <w:t xml:space="preserve"> de múltiples proyectos.</w:t>
      </w:r>
    </w:p>
    <w:p w14:paraId="19196EB1" w14:textId="1336872C" w:rsidR="006D08DD" w:rsidRDefault="006D08DD" w:rsidP="006D08DD">
      <w:pPr>
        <w:pStyle w:val="Prrafodelista"/>
        <w:ind w:left="984"/>
      </w:pPr>
      <w:r>
        <w:fldChar w:fldCharType="begin"/>
      </w:r>
      <w:r>
        <w:instrText xml:space="preserve"> REF _Ref171418667 \r \h </w:instrText>
      </w:r>
      <w:r>
        <w:fldChar w:fldCharType="separate"/>
      </w:r>
      <w:r w:rsidR="00703414">
        <w:t>[31]</w:t>
      </w:r>
      <w:r>
        <w:fldChar w:fldCharType="end"/>
      </w:r>
    </w:p>
    <w:p w14:paraId="459F9D48" w14:textId="68ED875F" w:rsidR="00FE06AF" w:rsidRDefault="00FE06AF" w:rsidP="004A56EE">
      <w:r>
        <w:br w:type="page"/>
      </w:r>
    </w:p>
    <w:p w14:paraId="17DAB3F6" w14:textId="47826296" w:rsidR="00FE06AF" w:rsidRDefault="002E3797" w:rsidP="002E3797">
      <w:pPr>
        <w:pStyle w:val="Ttulo"/>
        <w:numPr>
          <w:ilvl w:val="0"/>
          <w:numId w:val="18"/>
        </w:numPr>
        <w:jc w:val="center"/>
        <w:rPr>
          <w:b/>
          <w:bCs/>
        </w:rPr>
      </w:pPr>
      <w:r>
        <w:rPr>
          <w:b/>
          <w:bCs/>
        </w:rPr>
        <w:lastRenderedPageBreak/>
        <w:t xml:space="preserve">  </w:t>
      </w:r>
      <w:bookmarkStart w:id="14" w:name="_Toc171380421"/>
      <w:r w:rsidR="00FE06AF" w:rsidRPr="00FE06AF">
        <w:rPr>
          <w:b/>
          <w:bCs/>
        </w:rPr>
        <w:t>Técnicas y herramientas</w:t>
      </w:r>
      <w:bookmarkEnd w:id="14"/>
    </w:p>
    <w:p w14:paraId="07FAB1A5" w14:textId="1BF8D7C2" w:rsidR="007B144E" w:rsidRDefault="002E3797" w:rsidP="007B144E">
      <w:pPr>
        <w:pStyle w:val="Ttulo1"/>
        <w:numPr>
          <w:ilvl w:val="1"/>
          <w:numId w:val="18"/>
        </w:numPr>
      </w:pPr>
      <w:bookmarkStart w:id="15" w:name="_Toc171380422"/>
      <w:r>
        <w:t>Metodologías ágiles</w:t>
      </w:r>
      <w:bookmarkEnd w:id="15"/>
      <w:r w:rsidR="003266B3">
        <w:t xml:space="preserve"> </w:t>
      </w:r>
    </w:p>
    <w:p w14:paraId="7484D9E7" w14:textId="60A0A8D0" w:rsidR="007B144E" w:rsidRDefault="007B144E" w:rsidP="007B144E">
      <w:r w:rsidRPr="007B144E">
        <w:t>Las metodologías ágiles son enfoques para la gestión y desarrollo de proyectos que promueven la colaboración, flexibilidad y entrega continua de valor. En este proyecto, se ha utilizado la metodología ágil Scrum</w:t>
      </w:r>
      <w:r w:rsidR="003266B3">
        <w:t xml:space="preserve"> </w:t>
      </w:r>
      <w:r w:rsidR="006D08DD">
        <w:fldChar w:fldCharType="begin"/>
      </w:r>
      <w:r w:rsidR="006D08DD">
        <w:instrText xml:space="preserve"> REF _Ref171418596 \r \h </w:instrText>
      </w:r>
      <w:r w:rsidR="006D08DD">
        <w:fldChar w:fldCharType="separate"/>
      </w:r>
      <w:r w:rsidR="00703414">
        <w:t>[5]</w:t>
      </w:r>
      <w:r w:rsidR="006D08DD">
        <w:fldChar w:fldCharType="end"/>
      </w:r>
      <w:r w:rsidRPr="007B144E">
        <w:t xml:space="preserve">, que es un marco de trabajo que divide el desarrollo en ciclos cortos llamados </w:t>
      </w:r>
      <w:r>
        <w:t>s</w:t>
      </w:r>
      <w:r w:rsidRPr="007B144E">
        <w:t>prints, normalmente de dos a cuatro semanas, durante los cuales se desarrollan funcionalidades incrementales del producto. Al final de cada Sprint, se revisa y ajusta el trabajo realizado. Esto permite adaptarse rápidamente a los cambios y asegurar que el producto final cumpla con las expectativas del usuario.</w:t>
      </w:r>
    </w:p>
    <w:p w14:paraId="355F9B1E" w14:textId="2837820C" w:rsidR="007B144E" w:rsidRPr="007B144E" w:rsidRDefault="007B144E" w:rsidP="007B144E">
      <w:pPr>
        <w:rPr>
          <w:sz w:val="32"/>
        </w:rPr>
      </w:pPr>
      <w:r>
        <w:t xml:space="preserve">Los sprints </w:t>
      </w:r>
      <w:r w:rsidRPr="00045015">
        <w:t>son periodos de tiempo durante los cuales el equipo de desarrollo trabaja en una lista de tareas específicas. Cada Sprint comienza con una planificación detallada y culmina con una revisión y retrospectiva, lo que facilita la mejora continua y el ajuste de procesos según sea necesario.</w:t>
      </w:r>
    </w:p>
    <w:p w14:paraId="2F883DAC" w14:textId="77777777" w:rsidR="007B144E" w:rsidRPr="007B144E" w:rsidRDefault="007B144E" w:rsidP="007B144E"/>
    <w:p w14:paraId="76C24D76" w14:textId="1C39B8A7" w:rsidR="002E3797" w:rsidRDefault="002E3797" w:rsidP="002E3797">
      <w:pPr>
        <w:pStyle w:val="Ttulo1"/>
        <w:numPr>
          <w:ilvl w:val="1"/>
          <w:numId w:val="18"/>
        </w:numPr>
      </w:pPr>
      <w:bookmarkStart w:id="16" w:name="_Toc171380423"/>
      <w:r>
        <w:t>Control de versiones</w:t>
      </w:r>
      <w:bookmarkEnd w:id="16"/>
    </w:p>
    <w:p w14:paraId="538FF844" w14:textId="2DF69088" w:rsidR="007B144E" w:rsidRPr="007B144E" w:rsidRDefault="007B144E" w:rsidP="007B144E">
      <w:r w:rsidRPr="007B144E">
        <w:t xml:space="preserve">Para el control de versiones se ha utilizado GitHub </w:t>
      </w:r>
      <w:r w:rsidR="006D08DD">
        <w:fldChar w:fldCharType="begin"/>
      </w:r>
      <w:r w:rsidR="006D08DD">
        <w:instrText xml:space="preserve"> REF _Ref171418618 \r \h </w:instrText>
      </w:r>
      <w:r w:rsidR="006D08DD">
        <w:fldChar w:fldCharType="separate"/>
      </w:r>
      <w:r w:rsidR="00703414">
        <w:t>[21]</w:t>
      </w:r>
      <w:r w:rsidR="006D08DD">
        <w:fldChar w:fldCharType="end"/>
      </w:r>
      <w:r w:rsidRPr="007B144E">
        <w:t xml:space="preserve">y </w:t>
      </w:r>
      <w:proofErr w:type="spellStart"/>
      <w:r w:rsidRPr="007B144E">
        <w:t>Fork</w:t>
      </w:r>
      <w:proofErr w:type="spellEnd"/>
      <w:r w:rsidRPr="007B144E">
        <w:t>.</w:t>
      </w:r>
      <w:r w:rsidR="006D08DD">
        <w:fldChar w:fldCharType="begin"/>
      </w:r>
      <w:r w:rsidR="006D08DD">
        <w:instrText xml:space="preserve"> REF _Ref171418631 \r \h </w:instrText>
      </w:r>
      <w:r w:rsidR="006D08DD">
        <w:fldChar w:fldCharType="separate"/>
      </w:r>
      <w:r w:rsidR="00703414">
        <w:t>[19]</w:t>
      </w:r>
      <w:r w:rsidR="006D08DD">
        <w:fldChar w:fldCharType="end"/>
      </w:r>
    </w:p>
    <w:p w14:paraId="7290AD47" w14:textId="0F4134B7" w:rsidR="007B144E" w:rsidRPr="007B144E" w:rsidRDefault="007B144E" w:rsidP="007B144E">
      <w:r w:rsidRPr="007B144E">
        <w:rPr>
          <w:rFonts w:hAnsiTheme="minorHAnsi"/>
        </w:rPr>
        <w:t>GitHub es plataforma de desarrollo colaborativo que utiliza Git como sistema de control de versiones. Permite a los desarrolladores gestionar y compartir c</w:t>
      </w:r>
      <w:r w:rsidRPr="007B144E">
        <w:rPr>
          <w:rFonts w:hAnsiTheme="minorHAnsi"/>
        </w:rPr>
        <w:t>ó</w:t>
      </w:r>
      <w:r w:rsidRPr="007B144E">
        <w:rPr>
          <w:rFonts w:hAnsiTheme="minorHAnsi"/>
        </w:rPr>
        <w:t>digo, colaborar en proyectos y mantener un historial de cambios detallado. GitHub tambi</w:t>
      </w:r>
      <w:r w:rsidRPr="007B144E">
        <w:rPr>
          <w:rFonts w:hAnsiTheme="minorHAnsi"/>
        </w:rPr>
        <w:t>é</w:t>
      </w:r>
      <w:r w:rsidRPr="007B144E">
        <w:rPr>
          <w:rFonts w:hAnsiTheme="minorHAnsi"/>
        </w:rPr>
        <w:t>n ofrece funcionalidades adicionales como la integraci</w:t>
      </w:r>
      <w:r w:rsidRPr="007B144E">
        <w:rPr>
          <w:rFonts w:hAnsiTheme="minorHAnsi"/>
        </w:rPr>
        <w:t>ó</w:t>
      </w:r>
      <w:r w:rsidRPr="007B144E">
        <w:rPr>
          <w:rFonts w:hAnsiTheme="minorHAnsi"/>
        </w:rPr>
        <w:t>n continua, revisiones de c</w:t>
      </w:r>
      <w:r w:rsidRPr="007B144E">
        <w:rPr>
          <w:rFonts w:hAnsiTheme="minorHAnsi"/>
        </w:rPr>
        <w:t>ó</w:t>
      </w:r>
      <w:r w:rsidRPr="007B144E">
        <w:rPr>
          <w:rFonts w:hAnsiTheme="minorHAnsi"/>
        </w:rPr>
        <w:t>digo y documentaci</w:t>
      </w:r>
      <w:r w:rsidRPr="007B144E">
        <w:rPr>
          <w:rFonts w:hAnsiTheme="minorHAnsi"/>
        </w:rPr>
        <w:t>ó</w:t>
      </w:r>
      <w:r w:rsidRPr="007B144E">
        <w:rPr>
          <w:rFonts w:hAnsiTheme="minorHAnsi"/>
        </w:rPr>
        <w:t>n en l</w:t>
      </w:r>
      <w:r w:rsidRPr="007B144E">
        <w:rPr>
          <w:rFonts w:hAnsiTheme="minorHAnsi"/>
        </w:rPr>
        <w:t>í</w:t>
      </w:r>
      <w:r w:rsidRPr="007B144E">
        <w:rPr>
          <w:rFonts w:hAnsiTheme="minorHAnsi"/>
        </w:rPr>
        <w:t>nea, que son esenciales para el desarrollo eficiente del proyecto.</w:t>
      </w:r>
    </w:p>
    <w:p w14:paraId="476F40DF" w14:textId="798FCB1D" w:rsidR="007B144E" w:rsidRPr="007B144E" w:rsidRDefault="007B144E" w:rsidP="007B144E">
      <w:pPr>
        <w:rPr>
          <w:rFonts w:eastAsiaTheme="minorHAnsi" w:hAnsiTheme="minorHAnsi" w:cstheme="minorBidi"/>
          <w:szCs w:val="22"/>
        </w:rPr>
      </w:pPr>
      <w:r w:rsidRPr="007B144E">
        <w:rPr>
          <w:rFonts w:eastAsiaTheme="minorHAnsi" w:hAnsiTheme="minorHAnsi" w:cstheme="minorBidi"/>
          <w:szCs w:val="22"/>
        </w:rPr>
        <w:t xml:space="preserve">Por otro lado, Fork es una herramienta </w:t>
      </w:r>
      <w:r w:rsidRPr="007B144E">
        <w:t>gráfica para Git que facilita la gestión de repositorios. Permite realizar commits, ramas y merges de manera más intuitiva en comparación con la línea de comandos de Android Studio. Fork ofrece una interfaz visual que simplifica la resolución de conflictos y el seguimiento de cambios, además de que crear ramas para trabajar en paralelo al proyecto es muy sencillo y cómodo.</w:t>
      </w:r>
    </w:p>
    <w:p w14:paraId="23DBC0DE" w14:textId="356BFDE2" w:rsidR="006B2239" w:rsidRDefault="006B2239">
      <w:r>
        <w:br w:type="page"/>
      </w:r>
    </w:p>
    <w:p w14:paraId="1FB1C56F" w14:textId="510D27F2" w:rsidR="002E3797" w:rsidRDefault="002E3797" w:rsidP="002E3797">
      <w:pPr>
        <w:pStyle w:val="Ttulo1"/>
        <w:numPr>
          <w:ilvl w:val="1"/>
          <w:numId w:val="18"/>
        </w:numPr>
      </w:pPr>
      <w:bookmarkStart w:id="17" w:name="_Toc171380424"/>
      <w:r>
        <w:lastRenderedPageBreak/>
        <w:t>Gestión del proyecto</w:t>
      </w:r>
      <w:bookmarkEnd w:id="17"/>
    </w:p>
    <w:p w14:paraId="4C37AB37" w14:textId="704B2A2A" w:rsidR="00264E87" w:rsidRPr="00264E87" w:rsidRDefault="00264E87" w:rsidP="00264E87">
      <w:r w:rsidRPr="00264E87">
        <w:t xml:space="preserve">Para la gestión del proyecto, se ha utilizado </w:t>
      </w:r>
      <w:proofErr w:type="spellStart"/>
      <w:r w:rsidRPr="00264E87">
        <w:t>Zube</w:t>
      </w:r>
      <w:proofErr w:type="spellEnd"/>
      <w:r w:rsidR="006D08DD">
        <w:t xml:space="preserve"> </w:t>
      </w:r>
      <w:r w:rsidR="006D08DD">
        <w:fldChar w:fldCharType="begin"/>
      </w:r>
      <w:r w:rsidR="006D08DD">
        <w:instrText xml:space="preserve"> REF _Ref171418654 \r \h </w:instrText>
      </w:r>
      <w:r w:rsidR="006D08DD">
        <w:fldChar w:fldCharType="separate"/>
      </w:r>
      <w:r w:rsidR="00703414">
        <w:t>[35]</w:t>
      </w:r>
      <w:r w:rsidR="006D08DD">
        <w:fldChar w:fldCharType="end"/>
      </w:r>
      <w:r w:rsidRPr="00264E87">
        <w:t xml:space="preserve"> debido a su integración con GitHub y sus funcionalidades de gestión ágil. Zube permite una organización eficiente del trabajo y una mejor colaboración entre los miembros del equipo, proporcionando una plataforma centralizada para la planificación, ejecución y seguimiento del progreso del proyecto.</w:t>
      </w:r>
    </w:p>
    <w:p w14:paraId="0EB0395F" w14:textId="77777777" w:rsidR="00264E87" w:rsidRPr="005F14C3" w:rsidRDefault="00264E87" w:rsidP="00264E87">
      <w:r w:rsidRPr="005F14C3">
        <w:t>Aunque se consideró el uso de Jira, esta opción fue descartada debido a su coste. Jira es una opción viable y recomendada para proyectos más grandes y en entornos empresariales, pero Zube proporciona la funcionalidad necesaria para este proyecto de manera más accesible.</w:t>
      </w:r>
    </w:p>
    <w:p w14:paraId="4F49B8D5" w14:textId="77777777" w:rsidR="007B144E" w:rsidRPr="007B144E" w:rsidRDefault="007B144E" w:rsidP="007B144E"/>
    <w:p w14:paraId="3C19DB7F" w14:textId="3AF4A4D6" w:rsidR="002E3797" w:rsidRDefault="002E3797" w:rsidP="002E3797">
      <w:pPr>
        <w:pStyle w:val="Ttulo1"/>
        <w:numPr>
          <w:ilvl w:val="1"/>
          <w:numId w:val="18"/>
        </w:numPr>
      </w:pPr>
      <w:bookmarkStart w:id="18" w:name="_Toc171380425"/>
      <w:r>
        <w:t>Entorno de desarrollo integrado</w:t>
      </w:r>
      <w:bookmarkEnd w:id="18"/>
    </w:p>
    <w:p w14:paraId="5A3E44CF" w14:textId="77777777" w:rsidR="00264E87" w:rsidRDefault="00264E87" w:rsidP="00264E87">
      <w:r w:rsidRPr="005F14C3">
        <w:t>Se consideraron varios entornos de desarrollo integrado (IDE) para el desarrollo de la aplicación:</w:t>
      </w:r>
    </w:p>
    <w:p w14:paraId="21E2B236" w14:textId="2EB42025" w:rsidR="00264E87" w:rsidRPr="005F14C3" w:rsidRDefault="00264E87" w:rsidP="00264E87">
      <w:pPr>
        <w:pStyle w:val="Prrafodelista"/>
        <w:numPr>
          <w:ilvl w:val="0"/>
          <w:numId w:val="19"/>
        </w:numPr>
      </w:pPr>
      <w:r w:rsidRPr="00264E87">
        <w:rPr>
          <w:b/>
          <w:bCs/>
        </w:rPr>
        <w:t>Android Studio</w:t>
      </w:r>
      <w:r w:rsidRPr="005F14C3">
        <w:t>: fue elegido</w:t>
      </w:r>
      <w:r>
        <w:t xml:space="preserve"> </w:t>
      </w:r>
      <w:r w:rsidRPr="005F14C3">
        <w:t>el entorno principal de desarrollo debido a su integración completa con herramientas de desarrollo Android, su interfaz visual intuitiva y sus funcionalidades avanzadas. Permite una fácil visualización y edición de la interfaz de usuario, así como la depuración y prueba de la aplicación. Android Studio soporta plugins que extienden su funcionalidad, mejorando aún más la eficiencia del desarrollo</w:t>
      </w:r>
      <w:r>
        <w:t>.</w:t>
      </w:r>
    </w:p>
    <w:p w14:paraId="10DB8282" w14:textId="77777777" w:rsidR="00264E87" w:rsidRPr="00264E87" w:rsidRDefault="00264E87" w:rsidP="00264E87">
      <w:pPr>
        <w:rPr>
          <w:b/>
          <w:bCs/>
        </w:rPr>
      </w:pPr>
    </w:p>
    <w:p w14:paraId="502A743E" w14:textId="77777777" w:rsidR="00264E87" w:rsidRPr="005F14C3" w:rsidRDefault="00264E87" w:rsidP="00264E87">
      <w:pPr>
        <w:pStyle w:val="Prrafodelista"/>
        <w:numPr>
          <w:ilvl w:val="0"/>
          <w:numId w:val="19"/>
        </w:numPr>
      </w:pPr>
      <w:r w:rsidRPr="00264E87">
        <w:rPr>
          <w:b/>
          <w:bCs/>
        </w:rPr>
        <w:t>Visual Studio:</w:t>
      </w:r>
      <w:r w:rsidRPr="005F14C3">
        <w:t xml:space="preserve"> </w:t>
      </w:r>
      <w:r>
        <w:t>u</w:t>
      </w:r>
      <w:r w:rsidRPr="005F14C3">
        <w:t>tilizado como soporte adicional, principalmente para funciones específicas que complementan el desarrollo en Android Studio. Visual Studio ofrece herramientas avanzadas de depuración y desarrollo multiplataforma que pueden ser útiles para ciertas partes del proyecto</w:t>
      </w:r>
      <w:r>
        <w:t>.</w:t>
      </w:r>
    </w:p>
    <w:p w14:paraId="07BA3F26" w14:textId="77777777" w:rsidR="00264E87" w:rsidRPr="005F14C3" w:rsidRDefault="00264E87" w:rsidP="00264E87"/>
    <w:p w14:paraId="0F15595E" w14:textId="77777777" w:rsidR="00264E87" w:rsidRDefault="00264E87" w:rsidP="00264E87">
      <w:pPr>
        <w:pStyle w:val="Prrafodelista"/>
        <w:numPr>
          <w:ilvl w:val="0"/>
          <w:numId w:val="19"/>
        </w:numPr>
      </w:pPr>
      <w:r w:rsidRPr="00264E87">
        <w:rPr>
          <w:b/>
          <w:bCs/>
        </w:rPr>
        <w:t>Eclipse</w:t>
      </w:r>
      <w:r w:rsidRPr="005F14C3">
        <w:t>: Aunque se consideró, finalmente no se utilizó debido a la superioridad de Android Studio en términos de integración y usabilidad. Eclipse es una opción sólida para el desarrollo Java, pero Android Studio proporciona un entorno más especializado y optimizado para aplicaciones Android.</w:t>
      </w:r>
    </w:p>
    <w:p w14:paraId="06A3F08F" w14:textId="77777777" w:rsidR="00264E87" w:rsidRPr="00264E87" w:rsidRDefault="00264E87" w:rsidP="00264E87"/>
    <w:p w14:paraId="69A75B7A" w14:textId="3488AB56" w:rsidR="002E3797" w:rsidRDefault="002E3797" w:rsidP="002E3797">
      <w:pPr>
        <w:pStyle w:val="Ttulo1"/>
        <w:numPr>
          <w:ilvl w:val="1"/>
          <w:numId w:val="18"/>
        </w:numPr>
      </w:pPr>
      <w:bookmarkStart w:id="19" w:name="_Toc171380426"/>
      <w:r>
        <w:t>Lenguaje de programación</w:t>
      </w:r>
      <w:bookmarkEnd w:id="19"/>
    </w:p>
    <w:p w14:paraId="513BC3C7" w14:textId="77777777" w:rsidR="00264E87" w:rsidRDefault="00264E87" w:rsidP="00264E87">
      <w:r>
        <w:t>Para llevar a cabo el desarrollo de la aplicación se utilizó Java.</w:t>
      </w:r>
    </w:p>
    <w:p w14:paraId="2F7313A1" w14:textId="142EDB78" w:rsidR="00264E87" w:rsidRDefault="00264E87" w:rsidP="00264E87">
      <w:r>
        <w:t xml:space="preserve">Es un lenguaje de programación robusto y ampliamente utilizado en el desarrollo de aplicaciones Android. Aunque se consideró el uso de Kotlin, la falta de experiencia en este lenguaje inclinó la balanza hacia Java, asegurando un desarrollo más fluido y </w:t>
      </w:r>
      <w:r>
        <w:lastRenderedPageBreak/>
        <w:t>eficiente. Java ofrece una vasta cantidad de recursos y bibliotecas que facilitan el desarrollo y mantenimiento de la aplicación.</w:t>
      </w:r>
    </w:p>
    <w:p w14:paraId="575A9936" w14:textId="77777777" w:rsidR="00264E87" w:rsidRPr="00264E87" w:rsidRDefault="00264E87" w:rsidP="00264E87"/>
    <w:p w14:paraId="7CF9E658" w14:textId="6ED17184" w:rsidR="002E3797" w:rsidRDefault="002E3797" w:rsidP="002E3797">
      <w:pPr>
        <w:pStyle w:val="Ttulo1"/>
        <w:numPr>
          <w:ilvl w:val="1"/>
          <w:numId w:val="18"/>
        </w:numPr>
      </w:pPr>
      <w:bookmarkStart w:id="20" w:name="_Toc171380427"/>
      <w:r>
        <w:t>Edición de texto</w:t>
      </w:r>
      <w:bookmarkEnd w:id="20"/>
    </w:p>
    <w:p w14:paraId="2964A297" w14:textId="52CD3C18" w:rsidR="00264E87" w:rsidRDefault="00264E87" w:rsidP="00264E87">
      <w:r w:rsidRPr="005F14C3">
        <w:t>Para la redacción de la documentación y otros textos se evaluaron varias opciones, Microsoft Word, Open Office o LaTex, pero finalmente la herramienta elegida fue Microsoft Word, el cual fue elegido por su familiaridad y funcionalidad completa, fue la opción preferida por su facilidad de uso y capacidades avanzadas de edición. Microsoft Word permite una colaboración eficiente mediante el seguimiento de cambios y comentarios, lo que es esencial para la documentación colaborativa, como en ese caso ha sido para las correcciones y comentarios del t</w:t>
      </w:r>
      <w:r>
        <w:t>utor.</w:t>
      </w:r>
    </w:p>
    <w:p w14:paraId="75784EF5" w14:textId="77777777" w:rsidR="00264E87" w:rsidRPr="00264E87" w:rsidRDefault="00264E87" w:rsidP="00264E87"/>
    <w:p w14:paraId="44877CEB" w14:textId="4BAACC3D" w:rsidR="002E3797" w:rsidRDefault="002E3797" w:rsidP="002E3797">
      <w:pPr>
        <w:pStyle w:val="Ttulo1"/>
        <w:numPr>
          <w:ilvl w:val="1"/>
          <w:numId w:val="18"/>
        </w:numPr>
      </w:pPr>
      <w:bookmarkStart w:id="21" w:name="_Toc171380428"/>
      <w:r>
        <w:t>Hosting del repositorio</w:t>
      </w:r>
      <w:bookmarkEnd w:id="21"/>
      <w:r w:rsidR="003F7258">
        <w:t xml:space="preserve"> </w:t>
      </w:r>
      <w:r w:rsidR="003F7258">
        <w:fldChar w:fldCharType="begin"/>
      </w:r>
      <w:r w:rsidR="003F7258">
        <w:instrText xml:space="preserve"> REF _Ref171418618 \r \h </w:instrText>
      </w:r>
      <w:r w:rsidR="003F7258">
        <w:fldChar w:fldCharType="separate"/>
      </w:r>
      <w:r w:rsidR="00703414">
        <w:t>[21]</w:t>
      </w:r>
      <w:r w:rsidR="003F7258">
        <w:fldChar w:fldCharType="end"/>
      </w:r>
    </w:p>
    <w:p w14:paraId="380AF3D5" w14:textId="77777777" w:rsidR="00264E87" w:rsidRDefault="00264E87" w:rsidP="00264E87">
      <w:r>
        <w:t>Para el hosting del repositorio se han considerado GitHub, BitBucket y GitLab, pero finalmente la elegida fue GitHub.</w:t>
      </w:r>
    </w:p>
    <w:p w14:paraId="297852C7" w14:textId="77777777" w:rsidR="00264E87" w:rsidRDefault="00264E87" w:rsidP="00264E87">
      <w:r>
        <w:t>E</w:t>
      </w:r>
      <w:r w:rsidRPr="00BF4A10">
        <w:t>s la plataforma web de hospedaje de repositorios por excelencia. Ofrece todas las funcionalidades de Git, revisión de código, documentación, bug tracking, gestión de tareas, wikis, red social y numerosas integraciones con otros servicios. Es gratuita para proyectos open source y proporciona una infraestructura robusta para el desarrollo colaborativo.</w:t>
      </w:r>
    </w:p>
    <w:p w14:paraId="6D46474F" w14:textId="64CD0CFE" w:rsidR="00264E87" w:rsidRPr="00264E87" w:rsidRDefault="00264E87" w:rsidP="00264E87">
      <w:r w:rsidRPr="00264E87">
        <w:t>Utilizamos GitHub como plataforma principal donde hospedamos el código del proyecto, la gestión de proyecto (gracias a Zube) y la documentación. Además, el repositorio está integrado con varios servicios de integración continua de Android Studio, lo que facilita la entrega continua y la calidad del código</w:t>
      </w:r>
    </w:p>
    <w:p w14:paraId="3303E8E9" w14:textId="77777777" w:rsidR="00264E87" w:rsidRPr="00264E87" w:rsidRDefault="00264E87" w:rsidP="00264E87"/>
    <w:p w14:paraId="72D41133" w14:textId="0A6D4394" w:rsidR="002E3797" w:rsidRDefault="002E3797" w:rsidP="002E3797">
      <w:pPr>
        <w:pStyle w:val="Ttulo1"/>
        <w:numPr>
          <w:ilvl w:val="1"/>
          <w:numId w:val="18"/>
        </w:numPr>
      </w:pPr>
      <w:bookmarkStart w:id="22" w:name="_Toc171380429"/>
      <w:r>
        <w:t>Gestor de referencias</w:t>
      </w:r>
      <w:bookmarkEnd w:id="22"/>
    </w:p>
    <w:p w14:paraId="68B6674B" w14:textId="69607B98" w:rsidR="00264E87" w:rsidRDefault="00264E87" w:rsidP="00264E87">
      <w:r>
        <w:t>Para la gestión de referencias bibliográficas, se ha utilizado Zotero</w:t>
      </w:r>
      <w:r w:rsidR="003F7258">
        <w:t xml:space="preserve"> </w:t>
      </w:r>
      <w:r w:rsidR="003F7258">
        <w:fldChar w:fldCharType="begin"/>
      </w:r>
      <w:r w:rsidR="003F7258">
        <w:instrText xml:space="preserve"> REF _Ref171418795 \r \h </w:instrText>
      </w:r>
      <w:r w:rsidR="003F7258">
        <w:fldChar w:fldCharType="separate"/>
      </w:r>
      <w:r w:rsidR="00703414">
        <w:t>[4]</w:t>
      </w:r>
      <w:r w:rsidR="003F7258">
        <w:fldChar w:fldCharType="end"/>
      </w:r>
      <w:r>
        <w:t xml:space="preserve">, es un software de gestión de referencias bibliográficas de código abierto que permite recopilar, organizar, citar y compartir investigaciones. </w:t>
      </w:r>
    </w:p>
    <w:p w14:paraId="7D7C3C44" w14:textId="38A59890" w:rsidR="002E3797" w:rsidRDefault="00264E87" w:rsidP="00264E87">
      <w:r>
        <w:t>Zotero facilita la importación de referencias desde diversos formatos y fuentes, incluyendo bases de datos académicas y páginas web. Además, permite la creación automática de bibliografías en diversos estilos de citación, lo que agiliza el proceso de documentación y asegura la consistencia en las referencias utilizadas a lo largo del proyecto.</w:t>
      </w:r>
      <w:r w:rsidR="002E3797">
        <w:br w:type="page"/>
      </w:r>
    </w:p>
    <w:p w14:paraId="673CBA78" w14:textId="125ABF60" w:rsidR="002E3797" w:rsidRDefault="002E3797" w:rsidP="002E3797">
      <w:pPr>
        <w:pStyle w:val="Ttulo"/>
        <w:numPr>
          <w:ilvl w:val="0"/>
          <w:numId w:val="18"/>
        </w:numPr>
        <w:jc w:val="center"/>
        <w:rPr>
          <w:b/>
          <w:bCs/>
        </w:rPr>
      </w:pPr>
      <w:r>
        <w:rPr>
          <w:b/>
          <w:bCs/>
        </w:rPr>
        <w:lastRenderedPageBreak/>
        <w:t xml:space="preserve">  </w:t>
      </w:r>
      <w:bookmarkStart w:id="23" w:name="_Toc171380430"/>
      <w:r>
        <w:rPr>
          <w:b/>
          <w:bCs/>
        </w:rPr>
        <w:t>Aspectos relevantes del desarrollo del proyecto</w:t>
      </w:r>
      <w:bookmarkEnd w:id="23"/>
    </w:p>
    <w:p w14:paraId="1A074825" w14:textId="5B76DBBD" w:rsidR="00264E87" w:rsidRDefault="00264E87" w:rsidP="00264E87">
      <w:bookmarkStart w:id="24" w:name="_Toc171380431"/>
      <w:r>
        <w:t>En este apartado se recogen las partes más importantes que se han tenido en cuenta a la hora del desarrollo del proyecto, empezando por las primeras ideas, los problemas y el resultado final</w:t>
      </w:r>
    </w:p>
    <w:p w14:paraId="661B9977" w14:textId="076DCABC" w:rsidR="002E3797" w:rsidRDefault="002E3797" w:rsidP="002E3797">
      <w:pPr>
        <w:pStyle w:val="Ttulo1"/>
        <w:numPr>
          <w:ilvl w:val="1"/>
          <w:numId w:val="18"/>
        </w:numPr>
      </w:pPr>
      <w:r>
        <w:t>Inicio del proyecto</w:t>
      </w:r>
      <w:bookmarkEnd w:id="24"/>
    </w:p>
    <w:p w14:paraId="1EE378B2" w14:textId="77777777" w:rsidR="00264E87" w:rsidRDefault="00264E87" w:rsidP="00264E87">
      <w:r>
        <w:t xml:space="preserve">La idea del proyecto surgió de la experiencia personal y familiar en el ámbito de la ganadería. Toda mi familia se ha dedicado siempre a la ganadería, y desde muy pequeña he observado de primera mano todas las dificultades y atrasos que tiene este sector, porque como se comentaba en la introducción, a pesar de ser un sector primario y vital es uno de los grandes olvidados. </w:t>
      </w:r>
    </w:p>
    <w:p w14:paraId="179A1630" w14:textId="77777777" w:rsidR="00264E87" w:rsidRDefault="00264E87" w:rsidP="00264E87">
      <w:r>
        <w:t>Por ello, al ver los problemas a la hora de hacer registros, el tener que hacer desplazamientos a una ciudad cada vez que pasa algo con un animal, o el tener que hacer todo manualmente llevándolos más trabajo aún del que da de por sí una ganadería, se me ocurrió la idea de desarrollar una solución que permitiera gestionar toda la información administrativa desde dispositivos móviles, facilitando el acceso y la organización de datos para los ganaderos.</w:t>
      </w:r>
    </w:p>
    <w:p w14:paraId="0D51FAE5" w14:textId="77777777" w:rsidR="00264E87" w:rsidRDefault="00264E87" w:rsidP="00264E87">
      <w:r>
        <w:t>Con esta idea en mente, presenté el proyecto a mi tutor, quien aprobó mi propuesta y comenzamos el desarrollo bajo la metodología ágil de sprints.</w:t>
      </w:r>
    </w:p>
    <w:p w14:paraId="4CB034B9" w14:textId="77777777" w:rsidR="00264E87" w:rsidRPr="00264E87" w:rsidRDefault="00264E87" w:rsidP="00264E87"/>
    <w:p w14:paraId="5DCA6801" w14:textId="57C66946" w:rsidR="002E3797" w:rsidRDefault="002E3797" w:rsidP="002E3797">
      <w:pPr>
        <w:pStyle w:val="Ttulo1"/>
        <w:numPr>
          <w:ilvl w:val="1"/>
          <w:numId w:val="18"/>
        </w:numPr>
      </w:pPr>
      <w:bookmarkStart w:id="25" w:name="_Toc171380432"/>
      <w:r>
        <w:t>Metodología de trabajo</w:t>
      </w:r>
      <w:bookmarkEnd w:id="25"/>
    </w:p>
    <w:p w14:paraId="764905A3" w14:textId="77777777" w:rsidR="00264E87" w:rsidRDefault="00264E87" w:rsidP="00264E87">
      <w:r>
        <w:t xml:space="preserve">Desde el primer momento de empezar el proyecto, se propuso el utilizar la metodología ágil por sprints, para intentar ser lo más constantes y responsables posibles a la hora de cumplir con los tiempos. </w:t>
      </w:r>
    </w:p>
    <w:p w14:paraId="073BAED2" w14:textId="77777777" w:rsidR="00264E87" w:rsidRDefault="00264E87" w:rsidP="00264E87">
      <w:r>
        <w:t>Se siguió la metodología scrum, aunque no se ha podido cumplir del todo dado que no somos un equipo de varias personas, si no que al final es un proyecto educativo e individual, pero junto con el tutor se intentó seguir al máximo posible reuniéndonos al final de cada sprint para enseñar el funcional y programar las siguientes tarjetas. En líneas generales, lo que íbamos haciendo es:</w:t>
      </w:r>
    </w:p>
    <w:p w14:paraId="0D888964" w14:textId="77777777" w:rsidR="00264E87" w:rsidRDefault="00264E87" w:rsidP="00264E87">
      <w:pPr>
        <w:pStyle w:val="Prrafodelista"/>
        <w:numPr>
          <w:ilvl w:val="0"/>
          <w:numId w:val="20"/>
        </w:numPr>
      </w:pPr>
      <w:r>
        <w:t>Seguir una planificación por sprints y revisiones.</w:t>
      </w:r>
    </w:p>
    <w:p w14:paraId="6FA7B4BD" w14:textId="77777777" w:rsidR="00264E87" w:rsidRDefault="00264E87" w:rsidP="00264E87">
      <w:pPr>
        <w:pStyle w:val="Prrafodelista"/>
        <w:numPr>
          <w:ilvl w:val="0"/>
          <w:numId w:val="20"/>
        </w:numPr>
      </w:pPr>
      <w:r>
        <w:t>Establecer una duración media de los sprints en dos semanas.</w:t>
      </w:r>
    </w:p>
    <w:p w14:paraId="06700E13" w14:textId="77777777" w:rsidR="00264E87" w:rsidRDefault="00264E87" w:rsidP="00264E87">
      <w:pPr>
        <w:pStyle w:val="Prrafodelista"/>
        <w:numPr>
          <w:ilvl w:val="0"/>
          <w:numId w:val="20"/>
        </w:numPr>
      </w:pPr>
      <w:r>
        <w:t>Cada vez que terminaba un sprint se enseñaba lo que se había hecho y lo que no.</w:t>
      </w:r>
    </w:p>
    <w:p w14:paraId="72FA20DE" w14:textId="77777777" w:rsidR="00264E87" w:rsidRDefault="00264E87" w:rsidP="00264E87">
      <w:pPr>
        <w:pStyle w:val="Prrafodelista"/>
        <w:numPr>
          <w:ilvl w:val="0"/>
          <w:numId w:val="20"/>
        </w:numPr>
      </w:pPr>
      <w:r>
        <w:t>Las reuniones de final de sprint nos servían para el punto anterior y para programar el siguiente sprint y concertar la siguiente reunión.</w:t>
      </w:r>
    </w:p>
    <w:p w14:paraId="002E363A" w14:textId="09082E69" w:rsidR="00264E87" w:rsidRDefault="00264E87" w:rsidP="00264E87">
      <w:pPr>
        <w:pStyle w:val="Prrafodelista"/>
        <w:numPr>
          <w:ilvl w:val="0"/>
          <w:numId w:val="20"/>
        </w:numPr>
      </w:pPr>
      <w:r>
        <w:t xml:space="preserve">Por cada planificación del sprint se cogían tareas del backlog para realizarlas, o en el caso de que se nos ocurriese una nueva idea, se </w:t>
      </w:r>
      <w:r w:rsidR="0056422A">
        <w:t>añadía</w:t>
      </w:r>
      <w:r>
        <w:t xml:space="preserve"> una nueva tarjeta.</w:t>
      </w:r>
    </w:p>
    <w:p w14:paraId="099A067B" w14:textId="77777777" w:rsidR="00264E87" w:rsidRDefault="00264E87" w:rsidP="00264E87">
      <w:pPr>
        <w:pStyle w:val="Prrafodelista"/>
        <w:numPr>
          <w:ilvl w:val="0"/>
          <w:numId w:val="20"/>
        </w:numPr>
      </w:pPr>
      <w:r>
        <w:lastRenderedPageBreak/>
        <w:t>A estas tarjetas les estimábamos un tiempo, una prioridad y un sprint en el tablero Kanban Board de Zube.</w:t>
      </w:r>
    </w:p>
    <w:p w14:paraId="766007F4" w14:textId="55511749" w:rsidR="00264E87" w:rsidRDefault="00264E87" w:rsidP="00264E87">
      <w:pPr>
        <w:pStyle w:val="Prrafodelista"/>
        <w:numPr>
          <w:ilvl w:val="0"/>
          <w:numId w:val="20"/>
        </w:numPr>
      </w:pPr>
      <w:r>
        <w:t xml:space="preserve">Para controlar los tiempos y la evolución de nuestro proyecto se </w:t>
      </w:r>
      <w:r w:rsidR="006C20B1">
        <w:t>hacía</w:t>
      </w:r>
      <w:r>
        <w:t xml:space="preserve"> un seguimiento a través de los gráficos burndown.</w:t>
      </w:r>
    </w:p>
    <w:p w14:paraId="5D1E0357" w14:textId="77777777" w:rsidR="00264E87" w:rsidRDefault="00264E87" w:rsidP="00264E87">
      <w:r>
        <w:t>Para el desarrollo de la aplicación de Android lo primero que se hizo fue crear las principales pantallas para ir haciendo toma de contacto y empezar a hacer flujos para comprobar el funcionamiento. Una vez teníamos esto, se continuo con la base de datos.</w:t>
      </w:r>
    </w:p>
    <w:p w14:paraId="6373096E" w14:textId="579D0C0E" w:rsidR="00264E87" w:rsidRDefault="00264E87" w:rsidP="00264E87">
      <w:r>
        <w:t>En una primera instancia, se empezó a hacer la base de datos con SQLite, pero se contempló la opción de hacer la base de datos externa a la aplicación con MySQL, para ello se probó con XAMPP a realizar una conexión a una base de datos externa a nuestra aplicación y funcionaba, pero finalmente se descartó porque para que exista esa conexión necesitábamos que la app estuviese en conexión con internet y al ser una aplicación para la ganadería es muy probable que la mayoría de las veces que se utilice el dispositivo móvil no va a tener opción de conectarse a ninguna red de internet. Por lo que en este momento se decidió volver a cambiarlo y continuar con nuestra base de datos SQLite.</w:t>
      </w:r>
    </w:p>
    <w:p w14:paraId="3E9B5E69" w14:textId="3EE4536C" w:rsidR="00264E87" w:rsidRPr="00264E87" w:rsidRDefault="00264E87" w:rsidP="00264E87">
      <w:r>
        <w:t>Para terminar con el desarrollo, se implementó que las pantallas de la aplicación se vean iguales en todos los dispositivos móviles, ya que al trabajar con el emulador esto no se comprobaba del todo, asique se decidió empezar a hacer pruebas en dispositivos físicos de diferentes tamaños y marcas para comprobar el funcionamiento.</w:t>
      </w:r>
    </w:p>
    <w:p w14:paraId="2B04E3FC" w14:textId="4046C00A" w:rsidR="002E3797" w:rsidRDefault="002E3797" w:rsidP="002E3797">
      <w:pPr>
        <w:pStyle w:val="Ttulo1"/>
        <w:numPr>
          <w:ilvl w:val="1"/>
          <w:numId w:val="18"/>
        </w:numPr>
      </w:pPr>
      <w:bookmarkStart w:id="26" w:name="_Toc171380433"/>
      <w:r>
        <w:t>Formación</w:t>
      </w:r>
      <w:bookmarkEnd w:id="26"/>
    </w:p>
    <w:p w14:paraId="7D06012C" w14:textId="70FCD5CA" w:rsidR="002007A2" w:rsidRDefault="00DD5CD0" w:rsidP="002007A2">
      <w:r>
        <w:t xml:space="preserve">Para poder llevar a cabo la realización de este proyecto necesitaba de muchos conocimientos previos que no tenía, por lo que busqué recursos educativos </w:t>
      </w:r>
      <w:r w:rsidR="00BE140B">
        <w:t xml:space="preserve">para poder llevar a </w:t>
      </w:r>
      <w:r w:rsidR="002623E7">
        <w:t>cabo</w:t>
      </w:r>
      <w:r w:rsidR="00BE140B">
        <w:t xml:space="preserve"> este proceso. Estos fueron:</w:t>
      </w:r>
    </w:p>
    <w:p w14:paraId="37EDC14F" w14:textId="46DE76A0" w:rsidR="00D82067" w:rsidRDefault="00BE140B" w:rsidP="00D82067">
      <w:r>
        <w:t>Para la formación de AndroidStudio:</w:t>
      </w:r>
    </w:p>
    <w:p w14:paraId="371DBB42" w14:textId="026CA7F7" w:rsidR="00D82067" w:rsidRDefault="000109AF" w:rsidP="00D82067">
      <w:pPr>
        <w:pStyle w:val="Prrafodelista"/>
        <w:numPr>
          <w:ilvl w:val="0"/>
          <w:numId w:val="2"/>
        </w:numPr>
      </w:pPr>
      <w:r>
        <w:t xml:space="preserve">Curso de Android desde </w:t>
      </w:r>
      <w:r w:rsidR="00F90564">
        <w:t>cero</w:t>
      </w:r>
      <w:r w:rsidR="00391262">
        <w:t xml:space="preserve"> </w:t>
      </w:r>
      <w:r w:rsidR="00391262">
        <w:fldChar w:fldCharType="begin"/>
      </w:r>
      <w:r w:rsidR="00391262">
        <w:instrText xml:space="preserve"> REF _Ref171403562 \r \h </w:instrText>
      </w:r>
      <w:r w:rsidR="00391262">
        <w:fldChar w:fldCharType="separate"/>
      </w:r>
      <w:r w:rsidR="00703414">
        <w:t>[1]</w:t>
      </w:r>
      <w:r w:rsidR="00391262">
        <w:fldChar w:fldCharType="end"/>
      </w:r>
      <w:r w:rsidR="00F90564">
        <w:t xml:space="preserve"> </w:t>
      </w:r>
    </w:p>
    <w:p w14:paraId="0AA5985D" w14:textId="1213FD85" w:rsidR="00D82067" w:rsidRDefault="00B30643" w:rsidP="00D82067">
      <w:pPr>
        <w:pStyle w:val="Prrafodelista"/>
        <w:numPr>
          <w:ilvl w:val="0"/>
          <w:numId w:val="2"/>
        </w:numPr>
      </w:pPr>
      <w:r>
        <w:t xml:space="preserve">Aspectos básicos de Android con </w:t>
      </w:r>
      <w:proofErr w:type="spellStart"/>
      <w:r>
        <w:t>Compose</w:t>
      </w:r>
      <w:proofErr w:type="spellEnd"/>
      <w:r w:rsidR="008E38C9">
        <w:t xml:space="preserve"> </w:t>
      </w:r>
      <w:r w:rsidR="008E38C9">
        <w:fldChar w:fldCharType="begin"/>
      </w:r>
      <w:r w:rsidR="008E38C9">
        <w:instrText xml:space="preserve"> REF _Ref171403723 \r \h </w:instrText>
      </w:r>
      <w:r w:rsidR="008E38C9">
        <w:fldChar w:fldCharType="separate"/>
      </w:r>
      <w:r w:rsidR="00703414">
        <w:t>[2]</w:t>
      </w:r>
      <w:r w:rsidR="008E38C9">
        <w:fldChar w:fldCharType="end"/>
      </w:r>
      <w:r w:rsidR="008E38C9">
        <w:t>.</w:t>
      </w:r>
      <w:r w:rsidR="00E51CBE">
        <w:t xml:space="preserve"> </w:t>
      </w:r>
    </w:p>
    <w:p w14:paraId="0DD2E2E8" w14:textId="082F13D7" w:rsidR="00D82067" w:rsidRDefault="00CE1588" w:rsidP="00D82067">
      <w:pPr>
        <w:pStyle w:val="Prrafodelista"/>
        <w:numPr>
          <w:ilvl w:val="0"/>
          <w:numId w:val="2"/>
        </w:numPr>
      </w:pPr>
      <w:r>
        <w:t xml:space="preserve">Estructura de un proyecto Android Studio </w:t>
      </w:r>
      <w:r>
        <w:fldChar w:fldCharType="begin"/>
      </w:r>
      <w:r>
        <w:instrText xml:space="preserve"> REF _Ref171404122 \r \h </w:instrText>
      </w:r>
      <w:r>
        <w:fldChar w:fldCharType="separate"/>
      </w:r>
      <w:r w:rsidR="00703414">
        <w:t>[3]</w:t>
      </w:r>
      <w:r>
        <w:fldChar w:fldCharType="end"/>
      </w:r>
      <w:r>
        <w:t xml:space="preserve">. </w:t>
      </w:r>
    </w:p>
    <w:p w14:paraId="2D28596E" w14:textId="77777777" w:rsidR="00632B91" w:rsidRDefault="00632B91" w:rsidP="00654672"/>
    <w:p w14:paraId="55CFD41F" w14:textId="327E2A45" w:rsidR="00654672" w:rsidRDefault="00BE140B" w:rsidP="00654672">
      <w:r>
        <w:t xml:space="preserve">Para la formación de </w:t>
      </w:r>
      <w:r w:rsidR="00083E41">
        <w:t>la base de datos:</w:t>
      </w:r>
    </w:p>
    <w:p w14:paraId="1CC6A1B9" w14:textId="7F1A1DE5" w:rsidR="000C73FD" w:rsidRDefault="00632B91" w:rsidP="000C73FD">
      <w:pPr>
        <w:pStyle w:val="Prrafodelista"/>
        <w:numPr>
          <w:ilvl w:val="0"/>
          <w:numId w:val="2"/>
        </w:numPr>
      </w:pPr>
      <w:r>
        <w:t>Cómo guardar datos con SQLite</w:t>
      </w:r>
      <w:r w:rsidR="00704F30">
        <w:t xml:space="preserve"> </w:t>
      </w:r>
      <w:r w:rsidR="000C73FD">
        <w:fldChar w:fldCharType="begin"/>
      </w:r>
      <w:r w:rsidR="000C73FD">
        <w:instrText xml:space="preserve"> REF _Ref171418847 \r \h </w:instrText>
      </w:r>
      <w:r w:rsidR="000C73FD">
        <w:fldChar w:fldCharType="separate"/>
      </w:r>
      <w:r w:rsidR="00703414">
        <w:t>[25]</w:t>
      </w:r>
      <w:r w:rsidR="000C73FD">
        <w:fldChar w:fldCharType="end"/>
      </w:r>
      <w:r w:rsidR="000C73FD">
        <w:t xml:space="preserve"> </w:t>
      </w:r>
    </w:p>
    <w:p w14:paraId="0697784B" w14:textId="77777777" w:rsidR="00654672" w:rsidRDefault="00000000" w:rsidP="00654672">
      <w:pPr>
        <w:pStyle w:val="Prrafodelista"/>
        <w:numPr>
          <w:ilvl w:val="0"/>
          <w:numId w:val="2"/>
        </w:numPr>
      </w:pPr>
      <w:hyperlink r:id="rId17" w:history="1">
        <w:r w:rsidR="00654672">
          <w:rPr>
            <w:rStyle w:val="Hipervnculo"/>
          </w:rPr>
          <w:t>SQLite en Android: creación y acceso base de datos e inserción de registros – Academia Android</w:t>
        </w:r>
      </w:hyperlink>
    </w:p>
    <w:p w14:paraId="7BEE7BE8" w14:textId="77777777" w:rsidR="00654672" w:rsidRDefault="00000000" w:rsidP="00654672">
      <w:pPr>
        <w:pStyle w:val="Prrafodelista"/>
        <w:numPr>
          <w:ilvl w:val="0"/>
          <w:numId w:val="2"/>
        </w:numPr>
      </w:pPr>
      <w:hyperlink r:id="rId18" w:history="1">
        <w:proofErr w:type="gramStart"/>
        <w:r w:rsidR="00654672">
          <w:rPr>
            <w:rStyle w:val="Hipervnculo"/>
          </w:rPr>
          <w:t>SQLiteDatabase  |</w:t>
        </w:r>
        <w:proofErr w:type="gramEnd"/>
        <w:r w:rsidR="00654672">
          <w:rPr>
            <w:rStyle w:val="Hipervnculo"/>
          </w:rPr>
          <w:t>  Android Developers</w:t>
        </w:r>
      </w:hyperlink>
    </w:p>
    <w:p w14:paraId="1055459F" w14:textId="350CBFE6" w:rsidR="00BE140B" w:rsidRDefault="00BE140B" w:rsidP="002007A2"/>
    <w:p w14:paraId="08ACE0D2" w14:textId="77777777" w:rsidR="008E73B7" w:rsidRDefault="008E73B7" w:rsidP="002007A2"/>
    <w:p w14:paraId="5B9FE917" w14:textId="77777777" w:rsidR="0082108A" w:rsidRDefault="0082108A" w:rsidP="002007A2"/>
    <w:p w14:paraId="46544E8C" w14:textId="18C3361A" w:rsidR="00083E41" w:rsidRDefault="00083E41" w:rsidP="002007A2">
      <w:r>
        <w:lastRenderedPageBreak/>
        <w:t xml:space="preserve">Para la formación de </w:t>
      </w:r>
      <w:proofErr w:type="spellStart"/>
      <w:r w:rsidR="00D128E6">
        <w:t>Zu</w:t>
      </w:r>
      <w:r w:rsidR="003F7258">
        <w:t>b</w:t>
      </w:r>
      <w:r w:rsidR="00D128E6">
        <w:t>e</w:t>
      </w:r>
      <w:proofErr w:type="spellEnd"/>
      <w:r>
        <w:t>:</w:t>
      </w:r>
    </w:p>
    <w:p w14:paraId="22C94944" w14:textId="4DB9ECFF" w:rsidR="00940CC8" w:rsidRDefault="00000000" w:rsidP="002007A2">
      <w:hyperlink r:id="rId19" w:history="1">
        <w:r w:rsidR="00940CC8">
          <w:rPr>
            <w:rStyle w:val="Hipervnculo"/>
          </w:rPr>
          <w:t>Zube, un sistema de gestión de proyectos para programadores (wwwhatsnew.com)</w:t>
        </w:r>
      </w:hyperlink>
    </w:p>
    <w:p w14:paraId="2081F006" w14:textId="77777777" w:rsidR="0082108A" w:rsidRDefault="00083E41" w:rsidP="0082108A">
      <w:pPr>
        <w:tabs>
          <w:tab w:val="center" w:pos="4655"/>
        </w:tabs>
      </w:pPr>
      <w:r>
        <w:t>Para la formación de GitHub:</w:t>
      </w:r>
    </w:p>
    <w:p w14:paraId="09FCB5CC" w14:textId="357E9A69" w:rsidR="0082108A" w:rsidRDefault="0082108A" w:rsidP="0082108A">
      <w:pPr>
        <w:tabs>
          <w:tab w:val="center" w:pos="4655"/>
        </w:tabs>
      </w:pPr>
      <w:r>
        <w:t xml:space="preserve">Curso de Git para principiantes </w:t>
      </w:r>
      <w:r>
        <w:fldChar w:fldCharType="begin"/>
      </w:r>
      <w:r>
        <w:instrText xml:space="preserve"> REF _Ref171418963 \r \h </w:instrText>
      </w:r>
      <w:r>
        <w:fldChar w:fldCharType="separate"/>
      </w:r>
      <w:r w:rsidR="00703414">
        <w:t>[23]</w:t>
      </w:r>
      <w:r>
        <w:fldChar w:fldCharType="end"/>
      </w:r>
    </w:p>
    <w:p w14:paraId="1ED931D8" w14:textId="7E0B139F" w:rsidR="000109AF" w:rsidRDefault="000109AF" w:rsidP="0082108A">
      <w:pPr>
        <w:tabs>
          <w:tab w:val="center" w:pos="4655"/>
        </w:tabs>
      </w:pPr>
      <w:proofErr w:type="gramStart"/>
      <w:r>
        <w:t>En relación a</w:t>
      </w:r>
      <w:proofErr w:type="gramEnd"/>
      <w:r>
        <w:t xml:space="preserve"> la resolución de errores que iban saliendo hice mucho uso de </w:t>
      </w:r>
      <w:hyperlink r:id="rId20" w:history="1">
        <w:r>
          <w:rPr>
            <w:rStyle w:val="Hipervnculo"/>
          </w:rPr>
          <w:t>Stack Overflow en español</w:t>
        </w:r>
      </w:hyperlink>
      <w:r>
        <w:t xml:space="preserve"> y también del buscador de código con inteligencia artificial </w:t>
      </w:r>
      <w:hyperlink r:id="rId21" w:history="1">
        <w:r>
          <w:rPr>
            <w:rStyle w:val="Hipervnculo"/>
          </w:rPr>
          <w:t>Your Personalized AI Assistant.</w:t>
        </w:r>
      </w:hyperlink>
    </w:p>
    <w:p w14:paraId="257032FB" w14:textId="77777777" w:rsidR="000109AF" w:rsidRPr="002007A2" w:rsidRDefault="000109AF" w:rsidP="000109AF">
      <w:pPr>
        <w:tabs>
          <w:tab w:val="center" w:pos="4655"/>
        </w:tabs>
      </w:pPr>
    </w:p>
    <w:p w14:paraId="0584555D" w14:textId="0C5A8548" w:rsidR="002E3797" w:rsidRDefault="002E3797" w:rsidP="002E3797">
      <w:pPr>
        <w:pStyle w:val="Ttulo1"/>
        <w:numPr>
          <w:ilvl w:val="1"/>
          <w:numId w:val="18"/>
        </w:numPr>
      </w:pPr>
      <w:bookmarkStart w:id="27" w:name="_Toc171380434"/>
      <w:r>
        <w:t>Desarrollo del proyecto</w:t>
      </w:r>
      <w:bookmarkEnd w:id="27"/>
    </w:p>
    <w:p w14:paraId="7FC5E088" w14:textId="09FFFAF0" w:rsidR="00985D9F" w:rsidRDefault="00985D9F" w:rsidP="00985D9F">
      <w:r>
        <w:t xml:space="preserve">Una vez teniendo claro lo que se quería implementar y </w:t>
      </w:r>
      <w:r w:rsidR="0038617C">
        <w:t xml:space="preserve">el tutor lo había aprobado, se empezó a estudiar las diferentes herramientas para determinar </w:t>
      </w:r>
      <w:r w:rsidR="00EE119E">
        <w:t>cómo</w:t>
      </w:r>
      <w:r w:rsidR="0038617C">
        <w:t xml:space="preserve"> se podía llevar a cabo. </w:t>
      </w:r>
      <w:r w:rsidR="007140A3">
        <w:t>El primer punto para discutir</w:t>
      </w:r>
      <w:r w:rsidR="005649B3">
        <w:t xml:space="preserve"> era que entorno integrado usaría y en que leng</w:t>
      </w:r>
      <w:r w:rsidR="00542709">
        <w:t>uaje se programaría.</w:t>
      </w:r>
    </w:p>
    <w:p w14:paraId="2702B4F1" w14:textId="60596E4B" w:rsidR="00542709" w:rsidRDefault="00542709" w:rsidP="00985D9F">
      <w:r>
        <w:t xml:space="preserve">Como se </w:t>
      </w:r>
      <w:r w:rsidR="007140A3">
        <w:t xml:space="preserve">determinó </w:t>
      </w:r>
      <w:r>
        <w:t>que iba a ser una aplicación móvil</w:t>
      </w:r>
      <w:r w:rsidR="007140A3">
        <w:t xml:space="preserve">, se decidió que </w:t>
      </w:r>
      <w:r w:rsidR="00FA3BF3">
        <w:t xml:space="preserve">se usaría Android Studio para </w:t>
      </w:r>
      <w:r w:rsidR="00301A2E">
        <w:t>llevar a cabo el desarrollo.</w:t>
      </w:r>
    </w:p>
    <w:p w14:paraId="445FF9E6" w14:textId="4283A226" w:rsidR="00301A2E" w:rsidRDefault="00301A2E" w:rsidP="00985D9F">
      <w:r>
        <w:t xml:space="preserve">El primer paso fue crear el proyecto, con actividades vacías, y se empezó a configurar </w:t>
      </w:r>
      <w:r w:rsidR="001336B1">
        <w:t xml:space="preserve">para que usara </w:t>
      </w:r>
      <w:proofErr w:type="spellStart"/>
      <w:r w:rsidR="001336B1">
        <w:t>Gradle</w:t>
      </w:r>
      <w:proofErr w:type="spellEnd"/>
      <w:r w:rsidR="001336B1">
        <w:t xml:space="preserve">, y el </w:t>
      </w:r>
      <w:r w:rsidR="00EE119E">
        <w:t>lenguaje</w:t>
      </w:r>
      <w:r w:rsidR="001336B1">
        <w:t xml:space="preserve"> de programación java. Me decidí por este </w:t>
      </w:r>
      <w:r w:rsidR="00D128E6">
        <w:t>lenguaje</w:t>
      </w:r>
      <w:r w:rsidR="001336B1">
        <w:t xml:space="preserve"> dado que con Klotin no había tenido ninguna experiencia y Java se ha estudiado en varias asignaturas del grado como son</w:t>
      </w:r>
      <w:r w:rsidR="0026152E">
        <w:t>, entre otras,</w:t>
      </w:r>
      <w:r w:rsidR="001336B1">
        <w:t xml:space="preserve"> Metodología de la programación</w:t>
      </w:r>
      <w:r w:rsidR="0026152E">
        <w:t xml:space="preserve"> y</w:t>
      </w:r>
      <w:r w:rsidR="001336B1">
        <w:t xml:space="preserve"> </w:t>
      </w:r>
      <w:r w:rsidR="0026152E">
        <w:t>Sistemas distribuidos.</w:t>
      </w:r>
      <w:r w:rsidR="00B03E7E">
        <w:t xml:space="preserve"> </w:t>
      </w:r>
    </w:p>
    <w:p w14:paraId="613C098B" w14:textId="10BE974A" w:rsidR="00B821C2" w:rsidRPr="00985D9F" w:rsidRDefault="00B821C2" w:rsidP="00985D9F">
      <w:r>
        <w:t xml:space="preserve">Se empezó a crear el módulo de animales, con sus altas y bajas. Primero de todo se crearon todas las actividades más importantes con sus correspondientes controladores para ir haciendo flujos y comprobando el correcto funcionamiento de </w:t>
      </w:r>
      <w:r w:rsidR="00F85C8B">
        <w:t>los botones entre sí.</w:t>
      </w:r>
      <w:r w:rsidR="00F9759C">
        <w:t xml:space="preserve"> Una vez hecho esto, había que</w:t>
      </w:r>
      <w:r w:rsidR="00293429">
        <w:t xml:space="preserve"> </w:t>
      </w:r>
      <w:r w:rsidR="00F9759C">
        <w:t>empezar a mostrar datos, para ello se construyó la base de datos con SQLite</w:t>
      </w:r>
      <w:r w:rsidR="00A63843">
        <w:t xml:space="preserve">. En esta se guardarán en el dispositivo donde se ejecute la aplicación los datos insertados por cada animal, y podrán ser consultados por el usuario en todo momento, ya que como se mencionó anteriormente, </w:t>
      </w:r>
      <w:r w:rsidR="002007A2">
        <w:t>no es necesaria la conexión a internet para poder hacer uso de la aplicación.</w:t>
      </w:r>
    </w:p>
    <w:p w14:paraId="3305DCF0" w14:textId="02F9A534" w:rsidR="002E3797" w:rsidRDefault="002E3797">
      <w:r>
        <w:br w:type="page"/>
      </w:r>
    </w:p>
    <w:p w14:paraId="3E437057" w14:textId="2DF956C1" w:rsidR="002E3797" w:rsidRDefault="002E3797" w:rsidP="002E3797">
      <w:pPr>
        <w:pStyle w:val="Ttulo"/>
        <w:numPr>
          <w:ilvl w:val="0"/>
          <w:numId w:val="18"/>
        </w:numPr>
        <w:jc w:val="center"/>
        <w:rPr>
          <w:b/>
          <w:bCs/>
        </w:rPr>
      </w:pPr>
      <w:r>
        <w:rPr>
          <w:b/>
          <w:bCs/>
        </w:rPr>
        <w:lastRenderedPageBreak/>
        <w:t xml:space="preserve">  </w:t>
      </w:r>
      <w:bookmarkStart w:id="28" w:name="_Toc171380435"/>
      <w:r>
        <w:rPr>
          <w:b/>
          <w:bCs/>
        </w:rPr>
        <w:t>Trabajos relacionados</w:t>
      </w:r>
      <w:bookmarkEnd w:id="28"/>
    </w:p>
    <w:p w14:paraId="3F425F80" w14:textId="3498B0C8" w:rsidR="00BA0C29" w:rsidRDefault="00BA0C29">
      <w:r>
        <w:t xml:space="preserve">Como se comentaba anteriormente, ya existen aplicaciones y softwares para </w:t>
      </w:r>
      <w:r w:rsidR="00863A77">
        <w:t>la gestión de las ganaderías, el problema es que la gran mayoría tienen un precio demasiado elevado o son muy complicadas de entender y de usar fácilmente.</w:t>
      </w:r>
    </w:p>
    <w:p w14:paraId="0B4CF2FC" w14:textId="77777777" w:rsidR="00B9137F" w:rsidRDefault="00BA0C29">
      <w:r>
        <w:t>En este apartado se van a mostrar y explicar algunos de los trabajo</w:t>
      </w:r>
      <w:r w:rsidR="001D4594">
        <w:t>s que están relacionados con el proyecto que se ha implementado:</w:t>
      </w:r>
    </w:p>
    <w:p w14:paraId="60928362" w14:textId="20BE1038" w:rsidR="00625AEB" w:rsidRDefault="00350771" w:rsidP="00B9137F">
      <w:pPr>
        <w:pStyle w:val="Prrafodelista"/>
        <w:numPr>
          <w:ilvl w:val="0"/>
          <w:numId w:val="21"/>
        </w:numPr>
      </w:pPr>
      <w:r w:rsidRPr="00911BD2">
        <w:rPr>
          <w:b/>
          <w:bCs/>
        </w:rPr>
        <w:t xml:space="preserve">AppGRO, Agricultura, Ganadería y Recursos </w:t>
      </w:r>
      <w:proofErr w:type="gramStart"/>
      <w:r w:rsidRPr="00911BD2">
        <w:rPr>
          <w:b/>
          <w:bCs/>
        </w:rPr>
        <w:t>Organizados</w:t>
      </w:r>
      <w:r w:rsidR="0082108A">
        <w:rPr>
          <w:b/>
          <w:bCs/>
        </w:rPr>
        <w:t xml:space="preserve"> </w:t>
      </w:r>
      <w:r w:rsidR="00625AEB">
        <w:t>:</w:t>
      </w:r>
      <w:proofErr w:type="gramEnd"/>
    </w:p>
    <w:p w14:paraId="1D297682" w14:textId="000B4C2F" w:rsidR="00176A59" w:rsidRDefault="00625AEB" w:rsidP="00625AEB">
      <w:r>
        <w:t>Es</w:t>
      </w:r>
      <w:r w:rsidR="00911BD2">
        <w:t xml:space="preserve"> un proyecto </w:t>
      </w:r>
      <w:r w:rsidR="00176A59">
        <w:t xml:space="preserve">diseñado para la universidad de Cataluña, como trabajo de fin de grado de ingeniería informática. </w:t>
      </w:r>
    </w:p>
    <w:p w14:paraId="3159F9EA" w14:textId="77777777" w:rsidR="00176A59" w:rsidRDefault="00176A59" w:rsidP="00625AEB">
      <w:r w:rsidRPr="00176A59">
        <w:t xml:space="preserve">Lo </w:t>
      </w:r>
      <w:r>
        <w:t xml:space="preserve">que propone es crear una aplicación multiplataforma, ósea que sirva tanto para iOs como para Andorid, que permita tanto a los agricultores como a los ganaderos gestionar su modelo de negocio de tal manera que se vuelque el beneficio en la “España vaciada”. </w:t>
      </w:r>
    </w:p>
    <w:p w14:paraId="7D0C540E" w14:textId="20B88092" w:rsidR="007317C9" w:rsidRDefault="00176A59" w:rsidP="00625AEB">
      <w:r>
        <w:t>Este proyecto también está basado en una metodología ágil cómo es scrum</w:t>
      </w:r>
      <w:r w:rsidR="00FC49A7">
        <w:t xml:space="preserve"> y sigue e</w:t>
      </w:r>
      <w:ins w:id="29" w:author="JOSE IGNACIO SANTOS MARTIN" w:date="2024-07-09T10:03:00Z" w16du:dateUtc="2024-07-09T08:03:00Z">
        <w:r w:rsidR="00AB64BC">
          <w:t>l</w:t>
        </w:r>
      </w:ins>
      <w:r w:rsidR="00FC49A7">
        <w:t xml:space="preserve"> </w:t>
      </w:r>
      <w:r w:rsidR="00AB64BC">
        <w:t xml:space="preserve">patrón </w:t>
      </w:r>
      <w:r w:rsidR="00FC49A7">
        <w:t xml:space="preserve">de software </w:t>
      </w:r>
      <w:r w:rsidR="00CD540E">
        <w:t>Container/View</w:t>
      </w:r>
      <w:r w:rsidR="00D067E3">
        <w:t xml:space="preserve"> al igual que el </w:t>
      </w:r>
      <w:r w:rsidR="00AB64BC">
        <w:t>mío</w:t>
      </w:r>
      <w:r w:rsidR="00D067E3">
        <w:t>.</w:t>
      </w:r>
    </w:p>
    <w:p w14:paraId="64E0FEE1" w14:textId="77777777" w:rsidR="00397D4C" w:rsidRDefault="007317C9" w:rsidP="00625AEB">
      <w:r>
        <w:t xml:space="preserve">También destacan </w:t>
      </w:r>
      <w:r w:rsidR="0038034C">
        <w:t>que,</w:t>
      </w:r>
      <w:r>
        <w:t xml:space="preserve"> en la fase de desarrollo, gracias a la previsión y amplitud de márgenes temporales han podido llegar a realizar todas las funciones especificadas desde el inicio</w:t>
      </w:r>
      <w:r w:rsidR="0038034C">
        <w:t>.</w:t>
      </w:r>
    </w:p>
    <w:p w14:paraId="3DF21BB2" w14:textId="77777777" w:rsidR="00625AEB" w:rsidRDefault="00625AEB" w:rsidP="00625AEB"/>
    <w:p w14:paraId="47FAFB41" w14:textId="77777777" w:rsidR="00625AEB" w:rsidRDefault="00240A70" w:rsidP="00D056E1">
      <w:pPr>
        <w:pStyle w:val="Prrafodelista"/>
        <w:numPr>
          <w:ilvl w:val="0"/>
          <w:numId w:val="21"/>
        </w:numPr>
        <w:rPr>
          <w:b/>
          <w:bCs/>
        </w:rPr>
      </w:pPr>
      <w:r w:rsidRPr="00240A70">
        <w:rPr>
          <w:b/>
          <w:bCs/>
        </w:rPr>
        <w:t>StockLive, una herramienta para la gestión de ganado vacuno de leche</w:t>
      </w:r>
      <w:r>
        <w:rPr>
          <w:b/>
          <w:bCs/>
        </w:rPr>
        <w:t xml:space="preserve">. </w:t>
      </w:r>
    </w:p>
    <w:p w14:paraId="7CA84620" w14:textId="77777777" w:rsidR="007F67BA" w:rsidRDefault="00D056E1" w:rsidP="00625AEB">
      <w:r>
        <w:t xml:space="preserve">Esta </w:t>
      </w:r>
      <w:r w:rsidR="00A3202E">
        <w:t>herramienta hace que se puedan registrar todas las reproducciones dentro de una ganadería, por lo tanto, esto facilita a</w:t>
      </w:r>
      <w:r w:rsidR="001E712B">
        <w:t xml:space="preserve">l usuario el determinar cuándo tiene que realizar las inseminaciones, secados y cuando </w:t>
      </w:r>
      <w:r w:rsidR="007F67BA">
        <w:t xml:space="preserve">podemos prever el parto. </w:t>
      </w:r>
    </w:p>
    <w:p w14:paraId="3572DB4D" w14:textId="2624C0FC" w:rsidR="009207D4" w:rsidRDefault="009207D4" w:rsidP="00625AEB">
      <w:r>
        <w:t xml:space="preserve">El usuario tiene también disponible la opción de generar informes para gestionar los trabajos en la granja y llevar así un control </w:t>
      </w:r>
      <w:r w:rsidR="00635F15">
        <w:t>junto con un calendario.</w:t>
      </w:r>
    </w:p>
    <w:p w14:paraId="6D1A9F11" w14:textId="77777777" w:rsidR="00201469" w:rsidRDefault="007F67BA" w:rsidP="00625AEB">
      <w:r>
        <w:t>En esta aplicación, para el tratamiento de los datos, se importan los de las asociaciones AFRICOR Y CONAFE</w:t>
      </w:r>
      <w:r w:rsidR="009207D4">
        <w:t>, que llevan el control lechero y anima de granjas de vacuno lechero.</w:t>
      </w:r>
    </w:p>
    <w:p w14:paraId="115D4814" w14:textId="77777777" w:rsidR="001A5AF8" w:rsidRDefault="001A5AF8" w:rsidP="00625AEB"/>
    <w:p w14:paraId="15958EA5" w14:textId="0EB7D826" w:rsidR="00A90ACA" w:rsidRPr="00FB5DF6" w:rsidRDefault="00B67C4D" w:rsidP="00FB5DF6">
      <w:pPr>
        <w:pStyle w:val="Prrafodelista"/>
        <w:numPr>
          <w:ilvl w:val="0"/>
          <w:numId w:val="21"/>
        </w:numPr>
      </w:pPr>
      <w:r>
        <w:rPr>
          <w:b/>
          <w:bCs/>
        </w:rPr>
        <w:t>GoBees</w:t>
      </w:r>
      <w:r w:rsidR="00A90ACA">
        <w:rPr>
          <w:b/>
          <w:bCs/>
        </w:rPr>
        <w:t>, monitorización del estado de una colmena mediante la cámara de un smartphone</w:t>
      </w:r>
      <w:r w:rsidR="00D67A59">
        <w:rPr>
          <w:b/>
          <w:bCs/>
        </w:rPr>
        <w:t xml:space="preserve"> </w:t>
      </w:r>
      <w:r w:rsidR="00D67A59">
        <w:rPr>
          <w:b/>
          <w:bCs/>
        </w:rPr>
        <w:fldChar w:fldCharType="begin"/>
      </w:r>
      <w:r w:rsidR="00D67A59">
        <w:rPr>
          <w:b/>
          <w:bCs/>
        </w:rPr>
        <w:instrText xml:space="preserve"> REF _Ref171419047 \r \h </w:instrText>
      </w:r>
      <w:r w:rsidR="00D67A59">
        <w:rPr>
          <w:b/>
          <w:bCs/>
        </w:rPr>
      </w:r>
      <w:r w:rsidR="00D67A59">
        <w:rPr>
          <w:b/>
          <w:bCs/>
        </w:rPr>
        <w:fldChar w:fldCharType="separate"/>
      </w:r>
      <w:r w:rsidR="00703414">
        <w:rPr>
          <w:b/>
          <w:bCs/>
        </w:rPr>
        <w:t>[18]</w:t>
      </w:r>
      <w:r w:rsidR="00D67A59">
        <w:rPr>
          <w:b/>
          <w:bCs/>
        </w:rPr>
        <w:fldChar w:fldCharType="end"/>
      </w:r>
      <w:r w:rsidR="00A90ACA">
        <w:rPr>
          <w:b/>
          <w:bCs/>
        </w:rPr>
        <w:t>.</w:t>
      </w:r>
    </w:p>
    <w:p w14:paraId="67C3142B" w14:textId="3FF2A626" w:rsidR="00FB5DF6" w:rsidRDefault="00FB5DF6" w:rsidP="00FB5DF6">
      <w:r>
        <w:t>Aunque esta aplicación trata de colmenas y abejas en vez de vacas y ganaderías, es bastante similar a lo que se quiere realizar. Además, sigue la misma metodología, usa el mismo lenguaje de programación y el mismo entorno de desarrollo</w:t>
      </w:r>
      <w:r w:rsidR="005D3CBE">
        <w:t xml:space="preserve"> integrado</w:t>
      </w:r>
      <w:r w:rsidR="001A5AF8">
        <w:t>.</w:t>
      </w:r>
    </w:p>
    <w:p w14:paraId="54C1C2E1" w14:textId="75394EB4" w:rsidR="00787613" w:rsidRDefault="005D3CBE" w:rsidP="00400427">
      <w:r>
        <w:lastRenderedPageBreak/>
        <w:t xml:space="preserve">Por otro lado, se trata de un trabajo de fin de grado de la misma universidad, por lo que ha servido mucho de cara a ser una “guía” para </w:t>
      </w:r>
      <w:r w:rsidR="00C53A94">
        <w:t xml:space="preserve">desarrollar y gestionar </w:t>
      </w:r>
      <w:r>
        <w:t>este proyecto</w:t>
      </w:r>
      <w:r w:rsidR="00C53A94">
        <w:t>, tanto para la parte de la memoria como para el desarrollo.</w:t>
      </w:r>
    </w:p>
    <w:p w14:paraId="328D3F2F" w14:textId="77777777" w:rsidR="00787613" w:rsidRDefault="00787613">
      <w:r>
        <w:br w:type="page"/>
      </w:r>
    </w:p>
    <w:p w14:paraId="4287F7C6" w14:textId="77777777" w:rsidR="002E3797" w:rsidRPr="00400427" w:rsidRDefault="002E3797" w:rsidP="00400427"/>
    <w:p w14:paraId="7F552D8E" w14:textId="7D6F1763" w:rsidR="002E3797" w:rsidRDefault="002E3797" w:rsidP="002E3797">
      <w:pPr>
        <w:pStyle w:val="Ttulo"/>
        <w:numPr>
          <w:ilvl w:val="0"/>
          <w:numId w:val="18"/>
        </w:numPr>
        <w:jc w:val="center"/>
        <w:rPr>
          <w:b/>
          <w:bCs/>
        </w:rPr>
      </w:pPr>
      <w:r>
        <w:rPr>
          <w:b/>
          <w:bCs/>
        </w:rPr>
        <w:t xml:space="preserve">  </w:t>
      </w:r>
      <w:bookmarkStart w:id="30" w:name="_Toc171380436"/>
      <w:r>
        <w:rPr>
          <w:b/>
          <w:bCs/>
        </w:rPr>
        <w:t>Conclusiones y líneas de trabajo futuras</w:t>
      </w:r>
      <w:bookmarkEnd w:id="30"/>
    </w:p>
    <w:p w14:paraId="64672EFF" w14:textId="69D7ED3C" w:rsidR="00D24303" w:rsidRDefault="00DD2BCD" w:rsidP="00D24303">
      <w:r>
        <w:t xml:space="preserve">Una vez terminado el proyecto, se va a hacer un análisis final donde sacaremos conclusiones </w:t>
      </w:r>
      <w:r w:rsidR="000D2CB1">
        <w:t xml:space="preserve">acerca de </w:t>
      </w:r>
      <w:r w:rsidR="00697D07">
        <w:t>cómo</w:t>
      </w:r>
      <w:r w:rsidR="000D2CB1">
        <w:t xml:space="preserve"> ha ido el desarrollo y se estudiaran las posibles líneas de trabajo futuras.</w:t>
      </w:r>
    </w:p>
    <w:p w14:paraId="679F2B89" w14:textId="013FDF87" w:rsidR="000D2CB1" w:rsidRDefault="000D2CB1" w:rsidP="000D2CB1">
      <w:pPr>
        <w:pStyle w:val="Ttulo1"/>
        <w:numPr>
          <w:ilvl w:val="1"/>
          <w:numId w:val="18"/>
        </w:numPr>
      </w:pPr>
      <w:r>
        <w:t>Conclusiones</w:t>
      </w:r>
    </w:p>
    <w:p w14:paraId="5B03C635" w14:textId="6A5DA39C" w:rsidR="000D2CB1" w:rsidRDefault="00EB3B16" w:rsidP="000D2CB1">
      <w:r>
        <w:t xml:space="preserve">El principal objetivo por el que se empezó este proyecto ha sido alcanzado, que fue el poder gestionar una ganadería </w:t>
      </w:r>
      <w:r w:rsidR="00697D07">
        <w:t xml:space="preserve">desde nuestro dispositivo móvil, pero no se ha podido alcanzar todo lo que se quería. </w:t>
      </w:r>
    </w:p>
    <w:p w14:paraId="2904F0AF" w14:textId="00A054DD" w:rsidR="009C30BC" w:rsidRDefault="009C30BC" w:rsidP="000D2CB1">
      <w:r>
        <w:t xml:space="preserve">Actualmente en el proyecto se pueden añadir, eliminar, editar y </w:t>
      </w:r>
      <w:r w:rsidR="00121410">
        <w:t xml:space="preserve">consultar los diferentes animales, pero no se puede hacer anda más allá de eso, ya que la organización no ha sido del todo satisfactoria por lo que no he dispuesto del tiempo necesario para poder realizar más módulos, como hubiese sido la </w:t>
      </w:r>
      <w:r w:rsidR="00DE5D2C">
        <w:t>alimentación, por ejemplo.</w:t>
      </w:r>
    </w:p>
    <w:p w14:paraId="4DDA83C3" w14:textId="5A693E3E" w:rsidR="00DE5D2C" w:rsidRDefault="00DE5D2C" w:rsidP="000D2CB1">
      <w:r>
        <w:t>Se cumple con el objetivo de una interfaz sencilla y fácil de usar</w:t>
      </w:r>
      <w:r w:rsidR="00F033C0">
        <w:t>, bastante intuitiva que no da lugar a errores por dudas.</w:t>
      </w:r>
      <w:r w:rsidR="005164BD">
        <w:t xml:space="preserve"> Esto va a permitir que diferentes personas con diferentes conocimientos y habilidades sean capaces de utilizar la aplicación diseñada sin tener ningún tipo de dificultad o sin que sea necesario tener conocimientos en tecnologías para poder hacerlo.</w:t>
      </w:r>
    </w:p>
    <w:p w14:paraId="2ECE2D79" w14:textId="232DDEBE" w:rsidR="005164BD" w:rsidRDefault="005164BD" w:rsidP="000D2CB1">
      <w:r>
        <w:t xml:space="preserve">Se ha cumplido con los objetivos personales, he obtenido bastantes conocimientos acerca de las </w:t>
      </w:r>
      <w:r w:rsidR="00312A45">
        <w:t>aplicaciones</w:t>
      </w:r>
      <w:r>
        <w:t xml:space="preserve"> móviles y además he contribuido al sector </w:t>
      </w:r>
      <w:r w:rsidR="00312A45">
        <w:t>al que mi familia lleva dedicada toda la vida.</w:t>
      </w:r>
    </w:p>
    <w:p w14:paraId="349FFD80" w14:textId="32EA573F" w:rsidR="00312A45" w:rsidRDefault="00312A45" w:rsidP="000D2CB1">
      <w:r>
        <w:t xml:space="preserve">Se ha aprendido muchos conocimientos acerca de la herramienta GitHub, Fork y repositorios. </w:t>
      </w:r>
      <w:r w:rsidR="00CB406B">
        <w:t xml:space="preserve">También se han adquirido conocimientos acerca de scrum y se ha intentado cumplir con el </w:t>
      </w:r>
      <w:r w:rsidR="008A4E4E">
        <w:t xml:space="preserve">plan </w:t>
      </w:r>
      <w:r w:rsidR="00CB406B">
        <w:t>de desarrollo que se propuso en un inicio, aunque a veces los tiempos no han ido del todo acordes.</w:t>
      </w:r>
    </w:p>
    <w:p w14:paraId="17AB79E4" w14:textId="3DBB6D31" w:rsidR="00CB406B" w:rsidRDefault="00CB406B" w:rsidP="00CB406B">
      <w:pPr>
        <w:pStyle w:val="Ttulo1"/>
        <w:numPr>
          <w:ilvl w:val="1"/>
          <w:numId w:val="18"/>
        </w:numPr>
      </w:pPr>
      <w:r>
        <w:t>Líneas de trabajo futuras</w:t>
      </w:r>
    </w:p>
    <w:p w14:paraId="15F39D40" w14:textId="2666D08A" w:rsidR="003B3836" w:rsidRDefault="00CB406B" w:rsidP="003B3836">
      <w:r>
        <w:t xml:space="preserve">En un futuro, </w:t>
      </w:r>
      <w:r w:rsidR="003B3836">
        <w:t>se quiere que esta aplicación cumpla con los requisitos establecidos para poder lanzarla a GooglePlay, así como implementar más módulos para gestionar más cosas de una ganadería que no sean solamente los animales.</w:t>
      </w:r>
    </w:p>
    <w:p w14:paraId="2A862D3D" w14:textId="0E634224" w:rsidR="003B3836" w:rsidRPr="00CB406B" w:rsidRDefault="00183965" w:rsidP="009005CF">
      <w:r>
        <w:t>Además, estando en la comunidad autónoma de Castilla y León, dond</w:t>
      </w:r>
      <w:r w:rsidR="001C2E20">
        <w:t xml:space="preserve">e la ganadería es un sector muy importante y del que dependen muchas familias, estaría bien implementar una nueva funcionalidad en la aplicación de tal manera que </w:t>
      </w:r>
      <w:r w:rsidR="00450542">
        <w:t xml:space="preserve">a través del listado que se descargan los ganaderos en el portal de JCYL del </w:t>
      </w:r>
      <w:r w:rsidR="009005CF">
        <w:t>módulo</w:t>
      </w:r>
      <w:r w:rsidR="00450542">
        <w:t xml:space="preserve"> ganadero, se </w:t>
      </w:r>
      <w:r w:rsidR="009005CF">
        <w:t xml:space="preserve">pudiese </w:t>
      </w:r>
      <w:r w:rsidR="00450542">
        <w:t>hacer una carga masiva de datos</w:t>
      </w:r>
      <w:r w:rsidR="009005CF">
        <w:t xml:space="preserve">, </w:t>
      </w:r>
      <w:r w:rsidR="0065560E">
        <w:t>aparte</w:t>
      </w:r>
      <w:r w:rsidR="009005CF">
        <w:t xml:space="preserve"> de añadir funciones para que la aplicación no se</w:t>
      </w:r>
      <w:ins w:id="31" w:author="JOSE IGNACIO SANTOS MARTIN" w:date="2024-07-09T10:07:00Z" w16du:dateUtc="2024-07-09T08:07:00Z">
        <w:r w:rsidR="002C36E7">
          <w:t>a</w:t>
        </w:r>
      </w:ins>
      <w:r w:rsidR="009005CF">
        <w:t xml:space="preserve"> solamente para bovinos.</w:t>
      </w:r>
    </w:p>
    <w:p w14:paraId="01875D3E" w14:textId="000128DA" w:rsidR="002E3797" w:rsidRPr="007B144E" w:rsidRDefault="002E3797" w:rsidP="007B144E">
      <w:pPr>
        <w:pStyle w:val="Ttulo"/>
        <w:jc w:val="center"/>
        <w:rPr>
          <w:b/>
          <w:bCs/>
        </w:rPr>
      </w:pPr>
      <w:r>
        <w:br w:type="page"/>
      </w:r>
      <w:bookmarkStart w:id="32" w:name="_Toc171380437"/>
      <w:r w:rsidRPr="007B144E">
        <w:rPr>
          <w:b/>
          <w:bCs/>
        </w:rPr>
        <w:lastRenderedPageBreak/>
        <w:t>Bibliografía</w:t>
      </w:r>
      <w:bookmarkEnd w:id="32"/>
    </w:p>
    <w:p w14:paraId="241E806F" w14:textId="77777777" w:rsidR="006B2239" w:rsidRPr="005A7CBC" w:rsidRDefault="006B2239" w:rsidP="006B2239">
      <w:pPr>
        <w:pStyle w:val="Prrafodelista"/>
        <w:numPr>
          <w:ilvl w:val="0"/>
          <w:numId w:val="22"/>
        </w:numPr>
        <w:rPr>
          <w:rFonts w:eastAsia="Times New Roman" w:cs="Times New Roman"/>
        </w:rPr>
      </w:pPr>
      <w:bookmarkStart w:id="33" w:name="_Ref171403562"/>
      <w:r>
        <w:t xml:space="preserve">«Curso Android desde cero con Android Studio - YouTube». Accedido: 9 de julio de 2024. [En línea]. Disponible en: </w:t>
      </w:r>
      <w:hyperlink r:id="rId22" w:history="1">
        <w:r>
          <w:rPr>
            <w:rStyle w:val="Hipervnculo"/>
          </w:rPr>
          <w:t>https://www.youtube.com/watch?v=tyx05coXixw&amp;list=PLyvsggKtwbLX06iMtXnRGX5lyjiiMaT2y</w:t>
        </w:r>
      </w:hyperlink>
      <w:bookmarkEnd w:id="33"/>
    </w:p>
    <w:p w14:paraId="4131DA4C" w14:textId="77777777" w:rsidR="006B2239" w:rsidRDefault="006B2239" w:rsidP="006B2239">
      <w:pPr>
        <w:pStyle w:val="Prrafodelista"/>
        <w:numPr>
          <w:ilvl w:val="0"/>
          <w:numId w:val="22"/>
        </w:numPr>
        <w:ind w:right="436"/>
        <w:jc w:val="left"/>
      </w:pPr>
      <w:bookmarkStart w:id="34" w:name="_Ref171403723"/>
      <w:r>
        <w:t xml:space="preserve">«Curso sobre los aspectos básicos de Android con </w:t>
      </w:r>
      <w:proofErr w:type="spellStart"/>
      <w:r>
        <w:t>Compose</w:t>
      </w:r>
      <w:proofErr w:type="spellEnd"/>
      <w:r>
        <w:t xml:space="preserve"> | Aspectos básicos de Android con </w:t>
      </w:r>
      <w:proofErr w:type="spellStart"/>
      <w:r>
        <w:t>Compose</w:t>
      </w:r>
      <w:proofErr w:type="spellEnd"/>
      <w:r>
        <w:t xml:space="preserve">», Android </w:t>
      </w:r>
      <w:proofErr w:type="spellStart"/>
      <w:r>
        <w:t>Developers</w:t>
      </w:r>
      <w:proofErr w:type="spellEnd"/>
      <w:r>
        <w:t xml:space="preserve">. Accedido: 9 de julio de 2024. [En línea]. Disponible en: </w:t>
      </w:r>
      <w:hyperlink r:id="rId23" w:history="1">
        <w:r>
          <w:rPr>
            <w:rStyle w:val="Hipervnculo"/>
          </w:rPr>
          <w:t>https://developer.android.com/courses/android-basics-compose/course?hl=es-419</w:t>
        </w:r>
      </w:hyperlink>
      <w:bookmarkEnd w:id="34"/>
    </w:p>
    <w:p w14:paraId="30906EE3" w14:textId="77777777" w:rsidR="006B2239" w:rsidRDefault="006B2239" w:rsidP="006B2239">
      <w:pPr>
        <w:pStyle w:val="Prrafodelista"/>
        <w:numPr>
          <w:ilvl w:val="0"/>
          <w:numId w:val="22"/>
        </w:numPr>
        <w:ind w:right="436"/>
        <w:jc w:val="left"/>
      </w:pPr>
      <w:bookmarkStart w:id="35" w:name="_Ref171404122"/>
      <w:r>
        <w:t xml:space="preserve">«Android </w:t>
      </w:r>
      <w:proofErr w:type="gramStart"/>
      <w:r>
        <w:t>Studio.-</w:t>
      </w:r>
      <w:proofErr w:type="gramEnd"/>
      <w:r>
        <w:t xml:space="preserve">Estructura de un proyecto en Android Studio - YouTube». Accedido: 9 de julio de 2024. [En línea]. Disponible en: </w:t>
      </w:r>
      <w:hyperlink r:id="rId24" w:history="1">
        <w:r>
          <w:rPr>
            <w:rStyle w:val="Hipervnculo"/>
          </w:rPr>
          <w:t>https://www.youtube.com/watch?v=tQQ3_mHOvz4</w:t>
        </w:r>
      </w:hyperlink>
      <w:bookmarkEnd w:id="35"/>
    </w:p>
    <w:p w14:paraId="2FFAD162" w14:textId="77777777" w:rsidR="006B2239" w:rsidRDefault="006B2239" w:rsidP="006B2239">
      <w:pPr>
        <w:pStyle w:val="Prrafodelista"/>
        <w:numPr>
          <w:ilvl w:val="0"/>
          <w:numId w:val="22"/>
        </w:numPr>
        <w:ind w:right="436"/>
        <w:jc w:val="left"/>
      </w:pPr>
      <w:bookmarkStart w:id="36" w:name="_Ref171418795"/>
      <w:r>
        <w:t xml:space="preserve">«Zotero | </w:t>
      </w:r>
      <w:proofErr w:type="spellStart"/>
      <w:r>
        <w:t>Your</w:t>
      </w:r>
      <w:proofErr w:type="spellEnd"/>
      <w:r>
        <w:t xml:space="preserve"> personal </w:t>
      </w:r>
      <w:proofErr w:type="spellStart"/>
      <w:r>
        <w:t>research</w:t>
      </w:r>
      <w:proofErr w:type="spellEnd"/>
      <w:r>
        <w:t xml:space="preserve"> </w:t>
      </w:r>
      <w:proofErr w:type="spellStart"/>
      <w:r>
        <w:t>assistant</w:t>
      </w:r>
      <w:proofErr w:type="spellEnd"/>
      <w:r>
        <w:t xml:space="preserve">». Accedido: 9 de julio de 2024. [En línea]. Disponible en: </w:t>
      </w:r>
      <w:hyperlink r:id="rId25" w:history="1">
        <w:r>
          <w:rPr>
            <w:rStyle w:val="Hipervnculo"/>
          </w:rPr>
          <w:t>https://www.zotero.org/</w:t>
        </w:r>
      </w:hyperlink>
      <w:bookmarkEnd w:id="36"/>
    </w:p>
    <w:p w14:paraId="443F6B0D" w14:textId="77777777" w:rsidR="006B2239" w:rsidRDefault="006B2239" w:rsidP="006B2239">
      <w:pPr>
        <w:pStyle w:val="Prrafodelista"/>
        <w:numPr>
          <w:ilvl w:val="0"/>
          <w:numId w:val="22"/>
        </w:numPr>
        <w:ind w:right="436"/>
        <w:jc w:val="left"/>
      </w:pPr>
      <w:bookmarkStart w:id="37" w:name="_Ref171418596"/>
      <w:r>
        <w:t xml:space="preserve">L. Jiménez, «8 pasos esenciales para planificar un proyecto de desarrollo de software |». Accedido: 3 de julio de 2024. [En línea]. Disponible en: </w:t>
      </w:r>
      <w:hyperlink r:id="rId26" w:history="1">
        <w:r>
          <w:rPr>
            <w:rStyle w:val="Hipervnculo"/>
          </w:rPr>
          <w:t>https://leojimzdev.com/8-pasos-esenciales-para-planificar-un-proyecto-de-desarrollo-de-software/</w:t>
        </w:r>
      </w:hyperlink>
      <w:bookmarkEnd w:id="37"/>
    </w:p>
    <w:p w14:paraId="4FFAB261" w14:textId="77777777" w:rsidR="006B2239" w:rsidRDefault="006B2239" w:rsidP="006B2239">
      <w:pPr>
        <w:pStyle w:val="Prrafodelista"/>
        <w:numPr>
          <w:ilvl w:val="0"/>
          <w:numId w:val="22"/>
        </w:numPr>
        <w:ind w:right="436"/>
        <w:jc w:val="left"/>
      </w:pPr>
      <w:r>
        <w:t xml:space="preserve">L. Jiménez, «8 pasos esenciales para planificar un proyecto de desarrollo de software |». Accedido: 3 de julio de 2024. [En línea]. Disponible en: </w:t>
      </w:r>
      <w:hyperlink r:id="rId27" w:history="1">
        <w:r>
          <w:rPr>
            <w:rStyle w:val="Hipervnculo"/>
          </w:rPr>
          <w:t>https://leojimzdev.com/8-pasos-esenciales-para-planificar-un-proyecto-de-desarrollo-de-software/</w:t>
        </w:r>
      </w:hyperlink>
    </w:p>
    <w:p w14:paraId="5F9A1937" w14:textId="77777777" w:rsidR="006B2239" w:rsidRDefault="006B2239" w:rsidP="006B2239">
      <w:pPr>
        <w:pStyle w:val="Prrafodelista"/>
        <w:numPr>
          <w:ilvl w:val="0"/>
          <w:numId w:val="22"/>
        </w:numPr>
        <w:ind w:right="436"/>
        <w:jc w:val="left"/>
      </w:pPr>
      <w:r w:rsidRPr="003C1515">
        <w:rPr>
          <w:i/>
          <w:iCs/>
        </w:rPr>
        <w:t xml:space="preserve">Android </w:t>
      </w:r>
      <w:proofErr w:type="spellStart"/>
      <w:r w:rsidRPr="003C1515">
        <w:rPr>
          <w:i/>
          <w:iCs/>
        </w:rPr>
        <w:t>studio</w:t>
      </w:r>
      <w:proofErr w:type="spellEnd"/>
      <w:r w:rsidRPr="003C1515">
        <w:rPr>
          <w:i/>
          <w:iCs/>
        </w:rPr>
        <w:t xml:space="preserve"> 4.1 conectando botones, </w:t>
      </w:r>
      <w:proofErr w:type="spellStart"/>
      <w:r w:rsidRPr="003C1515">
        <w:rPr>
          <w:i/>
          <w:iCs/>
        </w:rPr>
        <w:t>EditText</w:t>
      </w:r>
      <w:proofErr w:type="spellEnd"/>
      <w:r w:rsidRPr="003C1515">
        <w:rPr>
          <w:i/>
          <w:iCs/>
        </w:rPr>
        <w:t xml:space="preserve"> y </w:t>
      </w:r>
      <w:proofErr w:type="spellStart"/>
      <w:r w:rsidRPr="003C1515">
        <w:rPr>
          <w:i/>
          <w:iCs/>
        </w:rPr>
        <w:t>TextView</w:t>
      </w:r>
      <w:proofErr w:type="spellEnd"/>
      <w:r w:rsidRPr="003C1515">
        <w:rPr>
          <w:i/>
          <w:iCs/>
        </w:rPr>
        <w:t xml:space="preserve"> con el </w:t>
      </w:r>
      <w:proofErr w:type="spellStart"/>
      <w:proofErr w:type="gramStart"/>
      <w:r w:rsidRPr="003C1515">
        <w:rPr>
          <w:i/>
          <w:iCs/>
        </w:rPr>
        <w:t>MainActivity</w:t>
      </w:r>
      <w:proofErr w:type="spellEnd"/>
      <w:r w:rsidRPr="003C1515">
        <w:rPr>
          <w:i/>
          <w:iCs/>
        </w:rPr>
        <w:t>  |</w:t>
      </w:r>
      <w:proofErr w:type="gramEnd"/>
      <w:r w:rsidRPr="003C1515">
        <w:rPr>
          <w:i/>
          <w:iCs/>
        </w:rPr>
        <w:t xml:space="preserve"> Marzo 2021</w:t>
      </w:r>
      <w:r>
        <w:t xml:space="preserve">, (4 de marzo de 2021). Accedido: 7 de mayo de 2024. [En línea Video]. Disponible en: </w:t>
      </w:r>
      <w:hyperlink r:id="rId28" w:history="1">
        <w:r>
          <w:rPr>
            <w:rStyle w:val="Hipervnculo"/>
          </w:rPr>
          <w:t>https://www.youtube.com/watch?v=wvLnO1zzAMM</w:t>
        </w:r>
      </w:hyperlink>
    </w:p>
    <w:p w14:paraId="35C634FD" w14:textId="77777777" w:rsidR="006B2239" w:rsidRDefault="006B2239" w:rsidP="006B2239">
      <w:pPr>
        <w:pStyle w:val="Prrafodelista"/>
        <w:numPr>
          <w:ilvl w:val="0"/>
          <w:numId w:val="22"/>
        </w:numPr>
        <w:ind w:right="436"/>
        <w:jc w:val="left"/>
      </w:pPr>
      <w:r>
        <w:t xml:space="preserve">«Android </w:t>
      </w:r>
      <w:proofErr w:type="gramStart"/>
      <w:r>
        <w:t>Studio.-</w:t>
      </w:r>
      <w:proofErr w:type="gramEnd"/>
      <w:r>
        <w:t xml:space="preserve">Estructura de un proyecto en Android Studio - YouTube». Accedido: 9 de julio de 2024. [En línea]. Disponible en: </w:t>
      </w:r>
      <w:hyperlink r:id="rId29" w:history="1">
        <w:r>
          <w:rPr>
            <w:rStyle w:val="Hipervnculo"/>
          </w:rPr>
          <w:t>https://www.youtube.com/watch?v=tQQ3_mHOvz4</w:t>
        </w:r>
      </w:hyperlink>
    </w:p>
    <w:p w14:paraId="0FEB97DE" w14:textId="77777777" w:rsidR="006B2239" w:rsidRDefault="006B2239" w:rsidP="006B2239">
      <w:pPr>
        <w:pStyle w:val="Prrafodelista"/>
        <w:numPr>
          <w:ilvl w:val="0"/>
          <w:numId w:val="22"/>
        </w:numPr>
        <w:ind w:right="436"/>
        <w:jc w:val="left"/>
      </w:pPr>
      <w:r>
        <w:t>M. Piano, «</w:t>
      </w:r>
      <w:proofErr w:type="spellStart"/>
      <w:r>
        <w:t>Answer</w:t>
      </w:r>
      <w:proofErr w:type="spellEnd"/>
      <w:r>
        <w:t xml:space="preserve"> </w:t>
      </w:r>
      <w:proofErr w:type="spellStart"/>
      <w:r>
        <w:t>to</w:t>
      </w:r>
      <w:proofErr w:type="spellEnd"/>
      <w:r>
        <w:t xml:space="preserve"> “¿Cómo cambiar el tamaño a mi imagen en Android?”», </w:t>
      </w:r>
      <w:proofErr w:type="spellStart"/>
      <w:r>
        <w:t>Stack</w:t>
      </w:r>
      <w:proofErr w:type="spellEnd"/>
      <w:r>
        <w:t xml:space="preserve"> </w:t>
      </w:r>
      <w:proofErr w:type="spellStart"/>
      <w:r>
        <w:t>Overflow</w:t>
      </w:r>
      <w:proofErr w:type="spellEnd"/>
      <w:r>
        <w:t xml:space="preserve"> en español. Accedido: 30 de mayo de 2024. [En línea]. Disponible en: </w:t>
      </w:r>
      <w:hyperlink r:id="rId30" w:history="1">
        <w:r>
          <w:rPr>
            <w:rStyle w:val="Hipervnculo"/>
          </w:rPr>
          <w:t>https://es.stackoverflow.com/a/334661</w:t>
        </w:r>
      </w:hyperlink>
    </w:p>
    <w:p w14:paraId="5C2DDDD6" w14:textId="77777777" w:rsidR="006B2239" w:rsidRDefault="006B2239" w:rsidP="006B2239">
      <w:pPr>
        <w:pStyle w:val="Prrafodelista"/>
        <w:numPr>
          <w:ilvl w:val="0"/>
          <w:numId w:val="22"/>
        </w:numPr>
        <w:ind w:right="436"/>
        <w:jc w:val="left"/>
      </w:pPr>
      <w:r>
        <w:t xml:space="preserve"> N. IA, «¿Cómo cambiar el tamaño a mi imagen en Android?», </w:t>
      </w:r>
      <w:proofErr w:type="spellStart"/>
      <w:r>
        <w:t>Stack</w:t>
      </w:r>
      <w:proofErr w:type="spellEnd"/>
      <w:r>
        <w:t xml:space="preserve"> </w:t>
      </w:r>
      <w:proofErr w:type="spellStart"/>
      <w:r>
        <w:t>Overflow</w:t>
      </w:r>
      <w:proofErr w:type="spellEnd"/>
      <w:r>
        <w:t xml:space="preserve"> en español. Accedido: 30 de mayo de 2024. [En línea]. Disponible en: </w:t>
      </w:r>
      <w:hyperlink r:id="rId31" w:history="1">
        <w:r>
          <w:rPr>
            <w:rStyle w:val="Hipervnculo"/>
          </w:rPr>
          <w:t>https://es.stackoverflow.com/q/43396</w:t>
        </w:r>
      </w:hyperlink>
    </w:p>
    <w:p w14:paraId="66A451CD" w14:textId="77777777" w:rsidR="006B2239" w:rsidRDefault="006B2239" w:rsidP="006B2239">
      <w:pPr>
        <w:pStyle w:val="Prrafodelista"/>
        <w:numPr>
          <w:ilvl w:val="0"/>
          <w:numId w:val="22"/>
        </w:numPr>
        <w:ind w:right="436"/>
        <w:jc w:val="left"/>
      </w:pPr>
      <w:r>
        <w:rPr>
          <w:i/>
          <w:iCs/>
        </w:rPr>
        <w:t xml:space="preserve"> </w:t>
      </w:r>
      <w:r w:rsidRPr="003C1515">
        <w:rPr>
          <w:i/>
          <w:iCs/>
        </w:rPr>
        <w:t xml:space="preserve">Conectar </w:t>
      </w:r>
      <w:proofErr w:type="spellStart"/>
      <w:r w:rsidRPr="003C1515">
        <w:rPr>
          <w:i/>
          <w:iCs/>
        </w:rPr>
        <w:t>Mysql</w:t>
      </w:r>
      <w:proofErr w:type="spellEnd"/>
      <w:r w:rsidRPr="003C1515">
        <w:rPr>
          <w:i/>
          <w:iCs/>
        </w:rPr>
        <w:t xml:space="preserve"> a Android Studio (Insertar y mostrar datos)</w:t>
      </w:r>
      <w:r>
        <w:t xml:space="preserve">, (13 de octubre de 2020). Accedido: 30 de mayo de 2024. [En línea Video]. Disponible en: </w:t>
      </w:r>
      <w:hyperlink r:id="rId32" w:history="1">
        <w:r>
          <w:rPr>
            <w:rStyle w:val="Hipervnculo"/>
          </w:rPr>
          <w:t>https://www.youtube.com/watch?v=C1GlrrIi_vU</w:t>
        </w:r>
      </w:hyperlink>
    </w:p>
    <w:p w14:paraId="48E3175D" w14:textId="77777777" w:rsidR="006B2239" w:rsidRDefault="006B2239" w:rsidP="006B2239">
      <w:pPr>
        <w:pStyle w:val="Prrafodelista"/>
        <w:numPr>
          <w:ilvl w:val="0"/>
          <w:numId w:val="22"/>
        </w:numPr>
        <w:ind w:right="436"/>
        <w:jc w:val="left"/>
      </w:pPr>
      <w:r>
        <w:t xml:space="preserve"> «Curso sobre los aspectos básicos de Android con </w:t>
      </w:r>
      <w:proofErr w:type="spellStart"/>
      <w:r>
        <w:t>Compose</w:t>
      </w:r>
      <w:proofErr w:type="spellEnd"/>
      <w:r>
        <w:t xml:space="preserve"> | Aspectos básicos de Android con </w:t>
      </w:r>
      <w:proofErr w:type="spellStart"/>
      <w:r>
        <w:t>Compose</w:t>
      </w:r>
      <w:proofErr w:type="spellEnd"/>
      <w:r>
        <w:t xml:space="preserve">», Android </w:t>
      </w:r>
      <w:proofErr w:type="spellStart"/>
      <w:r>
        <w:t>Developers</w:t>
      </w:r>
      <w:proofErr w:type="spellEnd"/>
      <w:r>
        <w:t xml:space="preserve">. Accedido: 9 de julio de 2024. [En línea]. Disponible en: </w:t>
      </w:r>
      <w:hyperlink r:id="rId33" w:history="1">
        <w:r>
          <w:rPr>
            <w:rStyle w:val="Hipervnculo"/>
          </w:rPr>
          <w:t>https://developer.android.com/courses/android-basics-compose/course?hl=es-419</w:t>
        </w:r>
      </w:hyperlink>
    </w:p>
    <w:p w14:paraId="4B042838" w14:textId="77777777" w:rsidR="006B2239" w:rsidRDefault="006B2239" w:rsidP="006B2239">
      <w:pPr>
        <w:pStyle w:val="Prrafodelista"/>
        <w:numPr>
          <w:ilvl w:val="0"/>
          <w:numId w:val="22"/>
        </w:numPr>
        <w:ind w:right="436"/>
        <w:jc w:val="left"/>
      </w:pPr>
      <w:r>
        <w:lastRenderedPageBreak/>
        <w:t xml:space="preserve"> Movistar, «Fibra óptica en casa sin permanencia. Movistar Internet en casa». Accedido: 4 de julio de 2024. [En línea]. Disponible en: </w:t>
      </w:r>
      <w:hyperlink r:id="rId34" w:history="1">
        <w:r>
          <w:rPr>
            <w:rStyle w:val="Hipervnculo"/>
          </w:rPr>
          <w:t>https://www.movistar.es/internet/</w:t>
        </w:r>
      </w:hyperlink>
    </w:p>
    <w:p w14:paraId="7987D996" w14:textId="77777777" w:rsidR="006B2239" w:rsidRDefault="006B2239" w:rsidP="006B2239">
      <w:pPr>
        <w:pStyle w:val="Prrafodelista"/>
        <w:numPr>
          <w:ilvl w:val="0"/>
          <w:numId w:val="22"/>
        </w:numPr>
        <w:ind w:right="436"/>
        <w:jc w:val="left"/>
      </w:pPr>
      <w:r>
        <w:t xml:space="preserve"> M. García, «MVC (Modelo-Vista-Controlador): ¿qué es y para qué sirve?» Accedido: 9 de julio de 2024. [En línea]. Disponible en: </w:t>
      </w:r>
      <w:hyperlink r:id="rId35" w:history="1">
        <w:r>
          <w:rPr>
            <w:rStyle w:val="Hipervnculo"/>
          </w:rPr>
          <w:t>https://codingornot.com/mvc-modelo-vista-controlador-que-es-y-para-que-sirve</w:t>
        </w:r>
      </w:hyperlink>
    </w:p>
    <w:p w14:paraId="6BB34940" w14:textId="77777777" w:rsidR="006B2239" w:rsidRDefault="006B2239" w:rsidP="006B2239">
      <w:pPr>
        <w:pStyle w:val="Prrafodelista"/>
        <w:numPr>
          <w:ilvl w:val="0"/>
          <w:numId w:val="22"/>
        </w:numPr>
        <w:ind w:right="436"/>
        <w:jc w:val="left"/>
      </w:pPr>
      <w:r>
        <w:t xml:space="preserve"> «mvc-modelo-vista-controlador.png (800×800)». Accedido: 9 de julio de 2024. [En línea]. Disponible en: </w:t>
      </w:r>
      <w:hyperlink r:id="rId36" w:history="1">
        <w:r>
          <w:rPr>
            <w:rStyle w:val="Hipervnculo"/>
          </w:rPr>
          <w:t>https://codingornot.com/wp-content/uploads/2017/10/mvc-modelo-vista-controlador.png</w:t>
        </w:r>
      </w:hyperlink>
    </w:p>
    <w:p w14:paraId="580DFC88" w14:textId="77777777" w:rsidR="006B2239" w:rsidRDefault="006B2239" w:rsidP="006B2239">
      <w:pPr>
        <w:pStyle w:val="Prrafodelista"/>
        <w:numPr>
          <w:ilvl w:val="0"/>
          <w:numId w:val="22"/>
        </w:numPr>
        <w:ind w:right="436"/>
        <w:jc w:val="left"/>
      </w:pPr>
      <w:r>
        <w:t xml:space="preserve"> «</w:t>
      </w:r>
      <w:proofErr w:type="spellStart"/>
      <w:r>
        <w:t>Linea</w:t>
      </w:r>
      <w:proofErr w:type="spellEnd"/>
      <w:r>
        <w:t xml:space="preserve"> principal de trabajo | Kanban». Accedido: 9 de julio de 2024. [En línea]. Disponible en: </w:t>
      </w:r>
      <w:hyperlink r:id="rId37" w:history="1">
        <w:r>
          <w:rPr>
            <w:rStyle w:val="Hipervnculo"/>
          </w:rPr>
          <w:t>https://zube.io/tfg-4/app-movil-para-la-gestion-de-una-explotacion-ganadera-bovina/w/linea-principal-de-trabajo/kanban</w:t>
        </w:r>
      </w:hyperlink>
    </w:p>
    <w:p w14:paraId="2B9DD6FB" w14:textId="77777777" w:rsidR="006B2239" w:rsidRDefault="006B2239" w:rsidP="006B2239">
      <w:pPr>
        <w:pStyle w:val="Prrafodelista"/>
        <w:numPr>
          <w:ilvl w:val="0"/>
          <w:numId w:val="22"/>
        </w:numPr>
        <w:ind w:right="436"/>
        <w:jc w:val="left"/>
      </w:pPr>
      <w:r>
        <w:t xml:space="preserve"> </w:t>
      </w:r>
      <w:proofErr w:type="spellStart"/>
      <w:r>
        <w:t>Unknown</w:t>
      </w:r>
      <w:proofErr w:type="spellEnd"/>
      <w:r>
        <w:t xml:space="preserve">, «INFOTELECO: Tutorial: Cómo conectarse a MySQL desde Android con XAMPP», INFOTELECO. Accedido: 30 de mayo de 2024. [En línea]. Disponible en: </w:t>
      </w:r>
      <w:hyperlink r:id="rId38" w:history="1">
        <w:r>
          <w:rPr>
            <w:rStyle w:val="Hipervnculo"/>
          </w:rPr>
          <w:t>https://inforteleco.blogspot.com/2015/06/tutorial-como-conectarse-mysql-desde.html</w:t>
        </w:r>
      </w:hyperlink>
    </w:p>
    <w:p w14:paraId="614D3266" w14:textId="77777777" w:rsidR="006B2239" w:rsidRDefault="006B2239" w:rsidP="006B2239">
      <w:pPr>
        <w:pStyle w:val="Prrafodelista"/>
        <w:numPr>
          <w:ilvl w:val="0"/>
          <w:numId w:val="22"/>
        </w:numPr>
        <w:ind w:right="436"/>
        <w:jc w:val="left"/>
      </w:pPr>
      <w:r>
        <w:t xml:space="preserve"> </w:t>
      </w:r>
      <w:bookmarkStart w:id="38" w:name="_Ref171419047"/>
      <w:r>
        <w:t>«</w:t>
      </w:r>
      <w:proofErr w:type="spellStart"/>
      <w:r>
        <w:t>go-bees</w:t>
      </w:r>
      <w:proofErr w:type="spellEnd"/>
      <w:r>
        <w:t>/</w:t>
      </w:r>
      <w:proofErr w:type="gramStart"/>
      <w:r>
        <w:t>app</w:t>
      </w:r>
      <w:proofErr w:type="gramEnd"/>
      <w:r>
        <w:t>/</w:t>
      </w:r>
      <w:proofErr w:type="spellStart"/>
      <w:r>
        <w:t>src</w:t>
      </w:r>
      <w:proofErr w:type="spellEnd"/>
      <w:r>
        <w:t>/</w:t>
      </w:r>
      <w:proofErr w:type="spellStart"/>
      <w:r>
        <w:t>main</w:t>
      </w:r>
      <w:proofErr w:type="spellEnd"/>
      <w:r>
        <w:t>/java/</w:t>
      </w:r>
      <w:proofErr w:type="spellStart"/>
      <w:r>
        <w:t>com</w:t>
      </w:r>
      <w:proofErr w:type="spellEnd"/>
      <w:r>
        <w:t>/</w:t>
      </w:r>
      <w:proofErr w:type="spellStart"/>
      <w:r>
        <w:t>davidmiguel</w:t>
      </w:r>
      <w:proofErr w:type="spellEnd"/>
      <w:r>
        <w:t>/</w:t>
      </w:r>
      <w:proofErr w:type="spellStart"/>
      <w:r>
        <w:t>gobees</w:t>
      </w:r>
      <w:proofErr w:type="spellEnd"/>
      <w:r>
        <w:t xml:space="preserve"> at master · </w:t>
      </w:r>
      <w:proofErr w:type="spellStart"/>
      <w:r>
        <w:t>davidmigloz</w:t>
      </w:r>
      <w:proofErr w:type="spellEnd"/>
      <w:r>
        <w:t>/</w:t>
      </w:r>
      <w:proofErr w:type="spellStart"/>
      <w:r>
        <w:t>go-bees</w:t>
      </w:r>
      <w:proofErr w:type="spellEnd"/>
      <w:r>
        <w:t xml:space="preserve">», GitHub. Accedido: 7 de mayo de 2024. [En línea]. Disponible en: </w:t>
      </w:r>
      <w:hyperlink r:id="rId39" w:history="1">
        <w:r>
          <w:rPr>
            <w:rStyle w:val="Hipervnculo"/>
          </w:rPr>
          <w:t>https://github.com/davidmigloz/go-bees/tree/master/app/src/main/java/com/davidmiguel/gobees</w:t>
        </w:r>
      </w:hyperlink>
      <w:bookmarkEnd w:id="38"/>
    </w:p>
    <w:p w14:paraId="69935D60" w14:textId="77777777" w:rsidR="006B2239" w:rsidRDefault="006B2239" w:rsidP="006B2239">
      <w:pPr>
        <w:pStyle w:val="Prrafodelista"/>
        <w:numPr>
          <w:ilvl w:val="0"/>
          <w:numId w:val="22"/>
        </w:numPr>
        <w:ind w:right="436"/>
        <w:jc w:val="left"/>
      </w:pPr>
      <w:r>
        <w:t xml:space="preserve"> </w:t>
      </w:r>
      <w:bookmarkStart w:id="39" w:name="_Ref171418631"/>
      <w:r>
        <w:t>«</w:t>
      </w:r>
      <w:proofErr w:type="spellStart"/>
      <w:r>
        <w:t>Fork</w:t>
      </w:r>
      <w:proofErr w:type="spellEnd"/>
      <w:r>
        <w:t xml:space="preserve"> - a </w:t>
      </w:r>
      <w:proofErr w:type="spellStart"/>
      <w:r>
        <w:t>fast</w:t>
      </w:r>
      <w:proofErr w:type="spellEnd"/>
      <w:r>
        <w:t xml:space="preserve"> and </w:t>
      </w:r>
      <w:proofErr w:type="spellStart"/>
      <w:r>
        <w:t>friendly</w:t>
      </w:r>
      <w:proofErr w:type="spellEnd"/>
      <w:r>
        <w:t xml:space="preserve"> </w:t>
      </w:r>
      <w:proofErr w:type="spellStart"/>
      <w:r>
        <w:t>git</w:t>
      </w:r>
      <w:proofErr w:type="spellEnd"/>
      <w:r>
        <w:t xml:space="preserve"> </w:t>
      </w:r>
      <w:proofErr w:type="spellStart"/>
      <w:r>
        <w:t>client</w:t>
      </w:r>
      <w:proofErr w:type="spellEnd"/>
      <w:r>
        <w:t xml:space="preserve"> </w:t>
      </w:r>
      <w:proofErr w:type="spellStart"/>
      <w:r>
        <w:t>for</w:t>
      </w:r>
      <w:proofErr w:type="spellEnd"/>
      <w:r>
        <w:t xml:space="preserve"> Mac and Windows». Accedido: 9 de julio de 2024. [En línea]. Disponible en: </w:t>
      </w:r>
      <w:hyperlink r:id="rId40" w:history="1">
        <w:r>
          <w:rPr>
            <w:rStyle w:val="Hipervnculo"/>
          </w:rPr>
          <w:t>https://git-fork.com/</w:t>
        </w:r>
      </w:hyperlink>
      <w:bookmarkEnd w:id="39"/>
    </w:p>
    <w:p w14:paraId="55722269" w14:textId="77777777" w:rsidR="006B2239" w:rsidRDefault="006B2239" w:rsidP="006B2239">
      <w:pPr>
        <w:pStyle w:val="Prrafodelista"/>
        <w:numPr>
          <w:ilvl w:val="0"/>
          <w:numId w:val="22"/>
        </w:numPr>
        <w:ind w:right="436"/>
        <w:jc w:val="left"/>
      </w:pPr>
      <w:r>
        <w:t xml:space="preserve"> S. Sánchez y A. </w:t>
      </w:r>
      <w:proofErr w:type="spellStart"/>
      <w:r>
        <w:t>Zarzalejos</w:t>
      </w:r>
      <w:proofErr w:type="spellEnd"/>
      <w:r>
        <w:t xml:space="preserve">, «Esto es lo que realmente gana un desarrollador de aplicaciones en España: hasta 7.000 euros de diferencia entre provincias», Business </w:t>
      </w:r>
      <w:proofErr w:type="spellStart"/>
      <w:r>
        <w:t>Insider</w:t>
      </w:r>
      <w:proofErr w:type="spellEnd"/>
      <w:r>
        <w:t xml:space="preserve"> España. Accedido: 4 de julio de 2024. [En línea]. Disponible en: </w:t>
      </w:r>
      <w:hyperlink r:id="rId41" w:history="1">
        <w:r>
          <w:rPr>
            <w:rStyle w:val="Hipervnculo"/>
          </w:rPr>
          <w:t>https://www.businessinsider.es/cuanto-gana-desarrollador-aplicaciones-espana-476483</w:t>
        </w:r>
      </w:hyperlink>
    </w:p>
    <w:p w14:paraId="169EFDA0" w14:textId="77777777" w:rsidR="006B2239" w:rsidRDefault="006B2239" w:rsidP="006B2239">
      <w:pPr>
        <w:pStyle w:val="Prrafodelista"/>
        <w:numPr>
          <w:ilvl w:val="0"/>
          <w:numId w:val="22"/>
        </w:numPr>
        <w:ind w:right="436"/>
        <w:jc w:val="left"/>
      </w:pPr>
      <w:r>
        <w:t xml:space="preserve"> </w:t>
      </w:r>
      <w:bookmarkStart w:id="40" w:name="_Ref171418618"/>
      <w:r>
        <w:t>«</w:t>
      </w:r>
      <w:proofErr w:type="spellStart"/>
      <w:r>
        <w:t>elenarecio</w:t>
      </w:r>
      <w:proofErr w:type="spellEnd"/>
      <w:r>
        <w:t xml:space="preserve">/TFG: Diseño y programación de una aplicación móvil para ayudar a los ganaderos (explotaciones bovinas) con las gestiones cotidianas más comunes. Sencilla y fácil de usar para que pueda ser usada de forma rápida y correcta por todo tipo de edades.», GitHub. Accedido: 9 de julio de 2024. [En línea]. Disponible en: </w:t>
      </w:r>
      <w:hyperlink r:id="rId42" w:history="1">
        <w:r>
          <w:rPr>
            <w:rStyle w:val="Hipervnculo"/>
          </w:rPr>
          <w:t>https://github.com/elenarecio/TFG</w:t>
        </w:r>
      </w:hyperlink>
      <w:bookmarkEnd w:id="40"/>
    </w:p>
    <w:p w14:paraId="6C7490AE" w14:textId="77777777" w:rsidR="006B2239" w:rsidRDefault="006B2239" w:rsidP="006B2239">
      <w:pPr>
        <w:pStyle w:val="Prrafodelista"/>
        <w:numPr>
          <w:ilvl w:val="0"/>
          <w:numId w:val="22"/>
        </w:numPr>
        <w:ind w:right="436"/>
        <w:jc w:val="left"/>
      </w:pPr>
      <w:r>
        <w:t xml:space="preserve"> E. </w:t>
      </w:r>
      <w:proofErr w:type="spellStart"/>
      <w:r>
        <w:t>Foundation</w:t>
      </w:r>
      <w:proofErr w:type="spellEnd"/>
      <w:r>
        <w:t xml:space="preserve">, «Eclipse </w:t>
      </w:r>
      <w:proofErr w:type="spellStart"/>
      <w:r>
        <w:t>Downloads</w:t>
      </w:r>
      <w:proofErr w:type="spellEnd"/>
      <w:r>
        <w:t xml:space="preserve"> | </w:t>
      </w:r>
      <w:proofErr w:type="spellStart"/>
      <w:r>
        <w:t>The</w:t>
      </w:r>
      <w:proofErr w:type="spellEnd"/>
      <w:r>
        <w:t xml:space="preserve"> Eclipse </w:t>
      </w:r>
      <w:proofErr w:type="spellStart"/>
      <w:r>
        <w:t>Foundation</w:t>
      </w:r>
      <w:proofErr w:type="spellEnd"/>
      <w:r>
        <w:t xml:space="preserve">». Accedido: 9 de julio de 2024. [En línea]. Disponible en: </w:t>
      </w:r>
      <w:hyperlink r:id="rId43" w:history="1">
        <w:r>
          <w:rPr>
            <w:rStyle w:val="Hipervnculo"/>
          </w:rPr>
          <w:t>https://www.eclipse.org/downloads/</w:t>
        </w:r>
      </w:hyperlink>
    </w:p>
    <w:p w14:paraId="4EDF4DD5" w14:textId="77777777" w:rsidR="006B2239" w:rsidRDefault="006B2239" w:rsidP="006B2239">
      <w:pPr>
        <w:pStyle w:val="Prrafodelista"/>
        <w:numPr>
          <w:ilvl w:val="0"/>
          <w:numId w:val="22"/>
        </w:numPr>
        <w:ind w:right="436"/>
        <w:jc w:val="left"/>
      </w:pPr>
      <w:r>
        <w:rPr>
          <w:i/>
          <w:iCs/>
        </w:rPr>
        <w:t xml:space="preserve"> </w:t>
      </w:r>
      <w:bookmarkStart w:id="41" w:name="_Ref171418963"/>
      <w:r w:rsidRPr="003C1515">
        <w:rPr>
          <w:i/>
          <w:iCs/>
        </w:rPr>
        <w:t xml:space="preserve">Curso de Git y </w:t>
      </w:r>
      <w:proofErr w:type="spellStart"/>
      <w:r w:rsidRPr="003C1515">
        <w:rPr>
          <w:i/>
          <w:iCs/>
        </w:rPr>
        <w:t>Github</w:t>
      </w:r>
      <w:proofErr w:type="spellEnd"/>
      <w:r w:rsidRPr="003C1515">
        <w:rPr>
          <w:i/>
          <w:iCs/>
        </w:rPr>
        <w:t xml:space="preserve"> para Principiantes (2022)</w:t>
      </w:r>
      <w:r>
        <w:t xml:space="preserve">, (17 de enero de 2022). Accedido: 9 de julio de 2024. [En línea Video]. Disponible en: </w:t>
      </w:r>
      <w:hyperlink r:id="rId44" w:history="1">
        <w:r>
          <w:rPr>
            <w:rStyle w:val="Hipervnculo"/>
          </w:rPr>
          <w:t>https://www.youtube.com/watch?v=CK5ZcKZsMRs</w:t>
        </w:r>
      </w:hyperlink>
      <w:bookmarkEnd w:id="41"/>
    </w:p>
    <w:p w14:paraId="67B9D080" w14:textId="77777777" w:rsidR="006B2239" w:rsidRDefault="006B2239" w:rsidP="006B2239">
      <w:pPr>
        <w:pStyle w:val="Prrafodelista"/>
        <w:numPr>
          <w:ilvl w:val="0"/>
          <w:numId w:val="22"/>
        </w:numPr>
        <w:ind w:right="436"/>
        <w:jc w:val="left"/>
      </w:pPr>
      <w:r>
        <w:t xml:space="preserve"> «Curso Android desde cero con Android Studio - YouTube». Accedido: 9 de julio de 2024. [En línea]. Disponible en: </w:t>
      </w:r>
      <w:hyperlink r:id="rId45" w:history="1">
        <w:r>
          <w:rPr>
            <w:rStyle w:val="Hipervnculo"/>
          </w:rPr>
          <w:t>https://www.youtube.com/watch?v=tyx05coXixw&amp;list=PLyvsggKtwbLX06iMtXnRGX5lyjiiMaT2y</w:t>
        </w:r>
      </w:hyperlink>
    </w:p>
    <w:p w14:paraId="5E809C75" w14:textId="77777777" w:rsidR="006B2239" w:rsidRDefault="006B2239" w:rsidP="006B2239">
      <w:pPr>
        <w:pStyle w:val="Prrafodelista"/>
        <w:numPr>
          <w:ilvl w:val="0"/>
          <w:numId w:val="22"/>
        </w:numPr>
        <w:ind w:right="436"/>
        <w:jc w:val="left"/>
      </w:pPr>
      <w:r>
        <w:t xml:space="preserve"> </w:t>
      </w:r>
      <w:bookmarkStart w:id="42" w:name="_Ref171418847"/>
      <w:r>
        <w:t xml:space="preserve">«Cómo usar SQL para leer y escribir en una base de datos», Android </w:t>
      </w:r>
      <w:proofErr w:type="spellStart"/>
      <w:r>
        <w:t>Developers</w:t>
      </w:r>
      <w:proofErr w:type="spellEnd"/>
      <w:r>
        <w:t xml:space="preserve">. Accedido: 7 de mayo de 2024. [En línea]. Disponible en: </w:t>
      </w:r>
      <w:hyperlink r:id="rId46" w:history="1">
        <w:r>
          <w:rPr>
            <w:rStyle w:val="Hipervnculo"/>
          </w:rPr>
          <w:t>https://developer.android.com/codelabs/basic-android-kotlin-compose-sql?hl=es-419</w:t>
        </w:r>
      </w:hyperlink>
      <w:bookmarkEnd w:id="42"/>
    </w:p>
    <w:p w14:paraId="06FF2C2B" w14:textId="77777777" w:rsidR="006B2239" w:rsidRDefault="006B2239" w:rsidP="006B2239">
      <w:pPr>
        <w:pStyle w:val="Prrafodelista"/>
        <w:numPr>
          <w:ilvl w:val="0"/>
          <w:numId w:val="22"/>
        </w:numPr>
        <w:ind w:right="436"/>
        <w:jc w:val="left"/>
      </w:pPr>
      <w:r>
        <w:lastRenderedPageBreak/>
        <w:t xml:space="preserve"> </w:t>
      </w:r>
      <w:proofErr w:type="spellStart"/>
      <w:r>
        <w:t>Jorgesys</w:t>
      </w:r>
      <w:proofErr w:type="spellEnd"/>
      <w:r>
        <w:t>, «</w:t>
      </w:r>
      <w:proofErr w:type="spellStart"/>
      <w:r>
        <w:t>Answer</w:t>
      </w:r>
      <w:proofErr w:type="spellEnd"/>
      <w:r>
        <w:t xml:space="preserve"> </w:t>
      </w:r>
      <w:proofErr w:type="spellStart"/>
      <w:r>
        <w:t>to</w:t>
      </w:r>
      <w:proofErr w:type="spellEnd"/>
      <w:r>
        <w:t xml:space="preserve"> “¿Cómo cambiar el tamaño a mi imagen en Android?”», </w:t>
      </w:r>
      <w:proofErr w:type="spellStart"/>
      <w:r>
        <w:t>Stack</w:t>
      </w:r>
      <w:proofErr w:type="spellEnd"/>
      <w:r>
        <w:t xml:space="preserve"> </w:t>
      </w:r>
      <w:proofErr w:type="spellStart"/>
      <w:r>
        <w:t>Overflow</w:t>
      </w:r>
      <w:proofErr w:type="spellEnd"/>
      <w:r>
        <w:t xml:space="preserve"> en español. Accedido: 30 de mayo de 2024. [En línea]. Disponible en: </w:t>
      </w:r>
      <w:hyperlink r:id="rId47" w:history="1">
        <w:r>
          <w:rPr>
            <w:rStyle w:val="Hipervnculo"/>
          </w:rPr>
          <w:t>https://es.stackoverflow.com/a/43405</w:t>
        </w:r>
      </w:hyperlink>
    </w:p>
    <w:p w14:paraId="064E242C" w14:textId="77777777" w:rsidR="006B2239" w:rsidRDefault="006B2239" w:rsidP="006B2239">
      <w:pPr>
        <w:pStyle w:val="Prrafodelista"/>
        <w:numPr>
          <w:ilvl w:val="0"/>
          <w:numId w:val="22"/>
        </w:numPr>
        <w:ind w:right="436"/>
        <w:jc w:val="left"/>
      </w:pPr>
      <w:r>
        <w:t xml:space="preserve"> «mvc-modelo-vista-controlador-portada.png (770×458)». Accedido: 9 de julio de 2024. [En línea]. Disponible en: </w:t>
      </w:r>
      <w:hyperlink r:id="rId48" w:history="1">
        <w:r>
          <w:rPr>
            <w:rStyle w:val="Hipervnculo"/>
          </w:rPr>
          <w:t>https://codingornot.com/wp-content/uploads/2017/10/mvc-modelo-vista-controlador-portada.png</w:t>
        </w:r>
      </w:hyperlink>
    </w:p>
    <w:p w14:paraId="7ECE6873" w14:textId="77777777" w:rsidR="006B2239" w:rsidRDefault="006B2239" w:rsidP="006B2239">
      <w:pPr>
        <w:pStyle w:val="Prrafodelista"/>
        <w:numPr>
          <w:ilvl w:val="0"/>
          <w:numId w:val="22"/>
        </w:numPr>
        <w:ind w:right="436"/>
        <w:jc w:val="left"/>
      </w:pPr>
      <w:r>
        <w:rPr>
          <w:i/>
          <w:iCs/>
        </w:rPr>
        <w:t xml:space="preserve"> </w:t>
      </w:r>
      <w:r w:rsidRPr="003C1515">
        <w:rPr>
          <w:i/>
          <w:iCs/>
        </w:rPr>
        <w:t xml:space="preserve">MySQL con Android Studio (Web </w:t>
      </w:r>
      <w:proofErr w:type="spellStart"/>
      <w:r w:rsidRPr="003C1515">
        <w:rPr>
          <w:i/>
          <w:iCs/>
        </w:rPr>
        <w:t>Services</w:t>
      </w:r>
      <w:proofErr w:type="spellEnd"/>
      <w:r w:rsidRPr="003C1515">
        <w:rPr>
          <w:i/>
          <w:iCs/>
        </w:rPr>
        <w:t>)</w:t>
      </w:r>
      <w:r>
        <w:t xml:space="preserve">, (8 de octubre de 2018). Accedido: 29 de mayo de 2024. [En línea Video]. Disponible en: </w:t>
      </w:r>
      <w:hyperlink r:id="rId49" w:history="1">
        <w:r>
          <w:rPr>
            <w:rStyle w:val="Hipervnculo"/>
          </w:rPr>
          <w:t>https://www.youtube.com/watch?v=ZmOOMCSVe20</w:t>
        </w:r>
      </w:hyperlink>
    </w:p>
    <w:p w14:paraId="4F89F405" w14:textId="77777777" w:rsidR="006B2239" w:rsidRDefault="006B2239" w:rsidP="006B2239">
      <w:pPr>
        <w:pStyle w:val="Prrafodelista"/>
        <w:numPr>
          <w:ilvl w:val="0"/>
          <w:numId w:val="22"/>
        </w:numPr>
        <w:ind w:right="436"/>
        <w:jc w:val="left"/>
      </w:pPr>
      <w:r>
        <w:t xml:space="preserve"> </w:t>
      </w:r>
      <w:r w:rsidRPr="003C1515">
        <w:rPr>
          <w:i/>
          <w:iCs/>
        </w:rPr>
        <w:t>MySQL con Android Studio (Insertar datos)</w:t>
      </w:r>
      <w:r>
        <w:t xml:space="preserve">, (9 de octubre de 2018). Accedido: 30 de mayo de 2024. [En línea Video]. Disponible en: </w:t>
      </w:r>
      <w:hyperlink r:id="rId50" w:history="1">
        <w:r>
          <w:rPr>
            <w:rStyle w:val="Hipervnculo"/>
          </w:rPr>
          <w:t>https://www.youtube.com/watch?v=i-eKtws0EnI</w:t>
        </w:r>
      </w:hyperlink>
    </w:p>
    <w:p w14:paraId="7A63418C" w14:textId="77777777" w:rsidR="006B2239" w:rsidRDefault="006B2239" w:rsidP="006B2239">
      <w:pPr>
        <w:pStyle w:val="Prrafodelista"/>
        <w:numPr>
          <w:ilvl w:val="0"/>
          <w:numId w:val="22"/>
        </w:numPr>
        <w:ind w:right="436"/>
        <w:jc w:val="left"/>
      </w:pPr>
      <w:bookmarkStart w:id="43" w:name="_Ref171418089"/>
      <w:r>
        <w:t xml:space="preserve">«Patrón Modelo Vista Controlador | Marco de Desarrollo de la Junta de Andalucía». Accedido: 9 de julio de 2024. [En línea]. Disponible en: </w:t>
      </w:r>
      <w:hyperlink r:id="rId51" w:history="1">
        <w:r>
          <w:rPr>
            <w:rStyle w:val="Hipervnculo"/>
          </w:rPr>
          <w:t>https://www.juntadeandalucia.es/servicios/madeja/contenido/recurso/122</w:t>
        </w:r>
      </w:hyperlink>
      <w:bookmarkEnd w:id="43"/>
    </w:p>
    <w:p w14:paraId="4CD6A0FA" w14:textId="77777777" w:rsidR="006B2239" w:rsidRDefault="006B2239" w:rsidP="006B2239">
      <w:pPr>
        <w:pStyle w:val="Prrafodelista"/>
        <w:numPr>
          <w:ilvl w:val="0"/>
          <w:numId w:val="22"/>
        </w:numPr>
        <w:ind w:right="436"/>
        <w:jc w:val="left"/>
      </w:pPr>
      <w:bookmarkStart w:id="44" w:name="_Ref171418667"/>
      <w:r>
        <w:t xml:space="preserve">«Qué es </w:t>
      </w:r>
      <w:proofErr w:type="spellStart"/>
      <w:r>
        <w:t>Gradle</w:t>
      </w:r>
      <w:proofErr w:type="spellEnd"/>
      <w:r>
        <w:t xml:space="preserve"> y sus características | </w:t>
      </w:r>
      <w:proofErr w:type="spellStart"/>
      <w:r>
        <w:t>OpenWebinars</w:t>
      </w:r>
      <w:proofErr w:type="spellEnd"/>
      <w:r>
        <w:t xml:space="preserve">». Accedido: 9 de julio de 2024. [En línea]. Disponible en: </w:t>
      </w:r>
      <w:hyperlink r:id="rId52" w:history="1">
        <w:r>
          <w:rPr>
            <w:rStyle w:val="Hipervnculo"/>
          </w:rPr>
          <w:t>https://openwebinars.net/blog/que-es-gradle/</w:t>
        </w:r>
      </w:hyperlink>
      <w:bookmarkEnd w:id="44"/>
    </w:p>
    <w:p w14:paraId="60EA803E" w14:textId="77777777" w:rsidR="006B2239" w:rsidRDefault="006B2239" w:rsidP="006B2239">
      <w:pPr>
        <w:pStyle w:val="Prrafodelista"/>
        <w:numPr>
          <w:ilvl w:val="0"/>
          <w:numId w:val="22"/>
        </w:numPr>
        <w:ind w:right="436"/>
        <w:jc w:val="left"/>
      </w:pPr>
      <w:proofErr w:type="spellStart"/>
      <w:r>
        <w:t>fjmelero</w:t>
      </w:r>
      <w:proofErr w:type="spellEnd"/>
      <w:r>
        <w:t xml:space="preserve">, «Viabilidad de proyectos», </w:t>
      </w:r>
      <w:proofErr w:type="spellStart"/>
      <w:r>
        <w:t>UGRemprendedora</w:t>
      </w:r>
      <w:proofErr w:type="spellEnd"/>
      <w:r>
        <w:t xml:space="preserve">. Accedido: 3 de julio de 2024. [En línea]. Disponible en: </w:t>
      </w:r>
      <w:hyperlink r:id="rId53" w:history="1">
        <w:r>
          <w:rPr>
            <w:rStyle w:val="Hipervnculo"/>
          </w:rPr>
          <w:t>https://ugremprendedora.ugr.es/viabilidad-de-proyectos/</w:t>
        </w:r>
      </w:hyperlink>
    </w:p>
    <w:p w14:paraId="1F46BA2B" w14:textId="77777777" w:rsidR="006B2239" w:rsidRDefault="006B2239" w:rsidP="006B2239">
      <w:pPr>
        <w:pStyle w:val="Prrafodelista"/>
        <w:numPr>
          <w:ilvl w:val="0"/>
          <w:numId w:val="22"/>
        </w:numPr>
        <w:ind w:right="436"/>
        <w:jc w:val="left"/>
      </w:pPr>
      <w:r>
        <w:t xml:space="preserve">«YouTube». Accedido: 8 de julio de 2024. [En línea]. Disponible en: </w:t>
      </w:r>
      <w:hyperlink r:id="rId54" w:history="1">
        <w:r>
          <w:rPr>
            <w:rStyle w:val="Hipervnculo"/>
          </w:rPr>
          <w:t>https://www.youtube.com/</w:t>
        </w:r>
      </w:hyperlink>
    </w:p>
    <w:p w14:paraId="7760CFD2" w14:textId="77777777" w:rsidR="006B2239" w:rsidRDefault="006B2239" w:rsidP="006B2239">
      <w:pPr>
        <w:pStyle w:val="Prrafodelista"/>
        <w:numPr>
          <w:ilvl w:val="0"/>
          <w:numId w:val="22"/>
        </w:numPr>
        <w:ind w:right="436"/>
        <w:jc w:val="left"/>
      </w:pPr>
      <w:r>
        <w:t xml:space="preserve">«Samsung Galaxy S8 Smartphone, 4GB RAM, 64GB, 12MP, Android 9, (Versión española: incluye Samsung </w:t>
      </w:r>
      <w:proofErr w:type="spellStart"/>
      <w:r>
        <w:t>Pay</w:t>
      </w:r>
      <w:proofErr w:type="spellEnd"/>
      <w:r>
        <w:t>, compatibilidad de redes), Negro, 5.8</w:t>
      </w:r>
      <w:proofErr w:type="gramStart"/>
      <w:r>
        <w:t>" :</w:t>
      </w:r>
      <w:proofErr w:type="gramEnd"/>
      <w:r>
        <w:t xml:space="preserve"> Amazon.es: Electrónica». Accedido: 4 de julio de 2024. [En línea]. Disponible en: </w:t>
      </w:r>
      <w:hyperlink r:id="rId55" w:history="1">
        <w:r>
          <w:rPr>
            <w:rStyle w:val="Hipervnculo"/>
          </w:rPr>
          <w:t>https://www.amazon.es/Samsung-Galaxy-Smartphone-Versi%C3%B3n-espa%C3%B1ola/dp/B06XXFHG6J</w:t>
        </w:r>
      </w:hyperlink>
    </w:p>
    <w:p w14:paraId="5811A113" w14:textId="77777777" w:rsidR="006B2239" w:rsidRDefault="006B2239" w:rsidP="006B2239">
      <w:pPr>
        <w:pStyle w:val="Prrafodelista"/>
        <w:numPr>
          <w:ilvl w:val="0"/>
          <w:numId w:val="22"/>
        </w:numPr>
        <w:ind w:right="436"/>
        <w:jc w:val="left"/>
      </w:pPr>
      <w:bookmarkStart w:id="45" w:name="_Ref171418654"/>
      <w:r>
        <w:t>«</w:t>
      </w:r>
      <w:proofErr w:type="spellStart"/>
      <w:r>
        <w:t>Zube</w:t>
      </w:r>
      <w:proofErr w:type="spellEnd"/>
      <w:r>
        <w:t xml:space="preserve">, un sistema de gestión de proyectos para programadores». Accedido: 9 de julio de 2024. [En línea]. Disponible en: </w:t>
      </w:r>
      <w:hyperlink r:id="rId56" w:history="1">
        <w:r>
          <w:rPr>
            <w:rStyle w:val="Hipervnculo"/>
          </w:rPr>
          <w:t>https://wwwhatsnew.com/2015/10/04/zube-un-sistema-de-gestion-de-proyectos-para-programadores/</w:t>
        </w:r>
      </w:hyperlink>
      <w:bookmarkEnd w:id="45"/>
    </w:p>
    <w:p w14:paraId="1AB5EA4C" w14:textId="703D96CB" w:rsidR="005E1D81" w:rsidRDefault="005E1D81" w:rsidP="005E1D81">
      <w:pPr>
        <w:ind w:left="0" w:firstLine="0"/>
      </w:pPr>
    </w:p>
    <w:sectPr w:rsidR="005E1D81" w:rsidSect="00A43619">
      <w:footerReference w:type="default" r:id="rId57"/>
      <w:pgSz w:w="11906" w:h="16838"/>
      <w:pgMar w:top="1440" w:right="1440" w:bottom="1440" w:left="1440" w:header="1134" w:footer="113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4DA54E" w14:textId="77777777" w:rsidR="007219EF" w:rsidRDefault="007219EF" w:rsidP="007B144E">
      <w:pPr>
        <w:spacing w:after="0" w:line="240" w:lineRule="auto"/>
      </w:pPr>
      <w:r>
        <w:separator/>
      </w:r>
    </w:p>
  </w:endnote>
  <w:endnote w:type="continuationSeparator" w:id="0">
    <w:p w14:paraId="21045F48" w14:textId="77777777" w:rsidR="007219EF" w:rsidRDefault="007219EF" w:rsidP="007B1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433C8" w14:textId="47E9C4EF" w:rsidR="00787613" w:rsidRDefault="00787613">
    <w:pPr>
      <w:pStyle w:val="Piedepgina"/>
      <w:jc w:val="center"/>
      <w:rPr>
        <w:caps/>
        <w:color w:val="156082" w:themeColor="accent1"/>
      </w:rPr>
    </w:pPr>
  </w:p>
  <w:p w14:paraId="6A4DAC05" w14:textId="77777777" w:rsidR="006B2239" w:rsidRDefault="006B223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83630D" w14:textId="77777777" w:rsidR="00787613" w:rsidRDefault="00787613">
    <w:pPr>
      <w:pStyle w:val="Piedepgina"/>
      <w:jc w:val="center"/>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Pr>
        <w:caps/>
        <w:color w:val="156082" w:themeColor="accent1"/>
      </w:rPr>
      <w:t>2</w:t>
    </w:r>
    <w:r>
      <w:rPr>
        <w:caps/>
        <w:color w:val="156082" w:themeColor="accent1"/>
      </w:rPr>
      <w:fldChar w:fldCharType="end"/>
    </w:r>
  </w:p>
  <w:p w14:paraId="4C7BE415" w14:textId="77777777" w:rsidR="00787613" w:rsidRDefault="007876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426F47" w14:textId="77777777" w:rsidR="007219EF" w:rsidRDefault="007219EF" w:rsidP="007B144E">
      <w:pPr>
        <w:spacing w:after="0" w:line="240" w:lineRule="auto"/>
      </w:pPr>
      <w:r>
        <w:separator/>
      </w:r>
    </w:p>
  </w:footnote>
  <w:footnote w:type="continuationSeparator" w:id="0">
    <w:p w14:paraId="08A33EB7" w14:textId="77777777" w:rsidR="007219EF" w:rsidRDefault="007219EF" w:rsidP="007B14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E5250"/>
    <w:multiLevelType w:val="hybridMultilevel"/>
    <w:tmpl w:val="764261A4"/>
    <w:lvl w:ilvl="0" w:tplc="0C0A0005">
      <w:start w:val="1"/>
      <w:numFmt w:val="bullet"/>
      <w:lvlText w:val=""/>
      <w:lvlJc w:val="left"/>
      <w:pPr>
        <w:ind w:left="1758" w:hanging="360"/>
      </w:pPr>
      <w:rPr>
        <w:rFonts w:ascii="Wingdings" w:hAnsi="Wingdings" w:hint="default"/>
      </w:rPr>
    </w:lvl>
    <w:lvl w:ilvl="1" w:tplc="FFFFFFFF" w:tentative="1">
      <w:start w:val="1"/>
      <w:numFmt w:val="bullet"/>
      <w:lvlText w:val="o"/>
      <w:lvlJc w:val="left"/>
      <w:pPr>
        <w:ind w:left="2478" w:hanging="360"/>
      </w:pPr>
      <w:rPr>
        <w:rFonts w:ascii="Courier New" w:hAnsi="Courier New" w:cs="Courier New" w:hint="default"/>
      </w:rPr>
    </w:lvl>
    <w:lvl w:ilvl="2" w:tplc="FFFFFFFF" w:tentative="1">
      <w:start w:val="1"/>
      <w:numFmt w:val="bullet"/>
      <w:lvlText w:val=""/>
      <w:lvlJc w:val="left"/>
      <w:pPr>
        <w:ind w:left="3198" w:hanging="360"/>
      </w:pPr>
      <w:rPr>
        <w:rFonts w:ascii="Wingdings" w:hAnsi="Wingdings" w:hint="default"/>
      </w:rPr>
    </w:lvl>
    <w:lvl w:ilvl="3" w:tplc="FFFFFFFF" w:tentative="1">
      <w:start w:val="1"/>
      <w:numFmt w:val="bullet"/>
      <w:lvlText w:val=""/>
      <w:lvlJc w:val="left"/>
      <w:pPr>
        <w:ind w:left="3918" w:hanging="360"/>
      </w:pPr>
      <w:rPr>
        <w:rFonts w:ascii="Symbol" w:hAnsi="Symbol" w:hint="default"/>
      </w:rPr>
    </w:lvl>
    <w:lvl w:ilvl="4" w:tplc="FFFFFFFF" w:tentative="1">
      <w:start w:val="1"/>
      <w:numFmt w:val="bullet"/>
      <w:lvlText w:val="o"/>
      <w:lvlJc w:val="left"/>
      <w:pPr>
        <w:ind w:left="4638" w:hanging="360"/>
      </w:pPr>
      <w:rPr>
        <w:rFonts w:ascii="Courier New" w:hAnsi="Courier New" w:cs="Courier New" w:hint="default"/>
      </w:rPr>
    </w:lvl>
    <w:lvl w:ilvl="5" w:tplc="FFFFFFFF" w:tentative="1">
      <w:start w:val="1"/>
      <w:numFmt w:val="bullet"/>
      <w:lvlText w:val=""/>
      <w:lvlJc w:val="left"/>
      <w:pPr>
        <w:ind w:left="5358" w:hanging="360"/>
      </w:pPr>
      <w:rPr>
        <w:rFonts w:ascii="Wingdings" w:hAnsi="Wingdings" w:hint="default"/>
      </w:rPr>
    </w:lvl>
    <w:lvl w:ilvl="6" w:tplc="FFFFFFFF" w:tentative="1">
      <w:start w:val="1"/>
      <w:numFmt w:val="bullet"/>
      <w:lvlText w:val=""/>
      <w:lvlJc w:val="left"/>
      <w:pPr>
        <w:ind w:left="6078" w:hanging="360"/>
      </w:pPr>
      <w:rPr>
        <w:rFonts w:ascii="Symbol" w:hAnsi="Symbol" w:hint="default"/>
      </w:rPr>
    </w:lvl>
    <w:lvl w:ilvl="7" w:tplc="FFFFFFFF" w:tentative="1">
      <w:start w:val="1"/>
      <w:numFmt w:val="bullet"/>
      <w:lvlText w:val="o"/>
      <w:lvlJc w:val="left"/>
      <w:pPr>
        <w:ind w:left="6798" w:hanging="360"/>
      </w:pPr>
      <w:rPr>
        <w:rFonts w:ascii="Courier New" w:hAnsi="Courier New" w:cs="Courier New" w:hint="default"/>
      </w:rPr>
    </w:lvl>
    <w:lvl w:ilvl="8" w:tplc="FFFFFFFF" w:tentative="1">
      <w:start w:val="1"/>
      <w:numFmt w:val="bullet"/>
      <w:lvlText w:val=""/>
      <w:lvlJc w:val="left"/>
      <w:pPr>
        <w:ind w:left="7518" w:hanging="360"/>
      </w:pPr>
      <w:rPr>
        <w:rFonts w:ascii="Wingdings" w:hAnsi="Wingdings" w:hint="default"/>
      </w:rPr>
    </w:lvl>
  </w:abstractNum>
  <w:abstractNum w:abstractNumId="1" w15:restartNumberingAfterBreak="0">
    <w:nsid w:val="08432B07"/>
    <w:multiLevelType w:val="hybridMultilevel"/>
    <w:tmpl w:val="C8FAB610"/>
    <w:lvl w:ilvl="0" w:tplc="B538D51A">
      <w:start w:val="1"/>
      <w:numFmt w:val="decimal"/>
      <w:lvlText w:val="[%1]"/>
      <w:lvlJc w:val="left"/>
      <w:pPr>
        <w:ind w:left="720" w:hanging="360"/>
      </w:pPr>
      <w:rPr>
        <w:rFonts w:ascii="Times New Roman" w:eastAsia="Times New Roman" w:hAnsi="Times New Roman" w:cs="Times New Roman" w:hint="default"/>
        <w:w w:val="87"/>
        <w:sz w:val="24"/>
        <w:szCs w:val="24"/>
        <w:lang w:val="es-ES" w:eastAsia="en-US" w:bidi="ar-SA"/>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AE273EE"/>
    <w:multiLevelType w:val="hybridMultilevel"/>
    <w:tmpl w:val="6374DC1A"/>
    <w:lvl w:ilvl="0" w:tplc="0C0A0005">
      <w:start w:val="1"/>
      <w:numFmt w:val="bullet"/>
      <w:lvlText w:val=""/>
      <w:lvlJc w:val="left"/>
      <w:pPr>
        <w:ind w:left="1344" w:hanging="360"/>
      </w:pPr>
      <w:rPr>
        <w:rFonts w:ascii="Wingdings" w:hAnsi="Wingdings" w:hint="default"/>
      </w:rPr>
    </w:lvl>
    <w:lvl w:ilvl="1" w:tplc="0C0A0003" w:tentative="1">
      <w:start w:val="1"/>
      <w:numFmt w:val="bullet"/>
      <w:lvlText w:val="o"/>
      <w:lvlJc w:val="left"/>
      <w:pPr>
        <w:ind w:left="2064" w:hanging="360"/>
      </w:pPr>
      <w:rPr>
        <w:rFonts w:ascii="Courier New" w:hAnsi="Courier New" w:cs="Courier New" w:hint="default"/>
      </w:rPr>
    </w:lvl>
    <w:lvl w:ilvl="2" w:tplc="0C0A0005" w:tentative="1">
      <w:start w:val="1"/>
      <w:numFmt w:val="bullet"/>
      <w:lvlText w:val=""/>
      <w:lvlJc w:val="left"/>
      <w:pPr>
        <w:ind w:left="2784" w:hanging="360"/>
      </w:pPr>
      <w:rPr>
        <w:rFonts w:ascii="Wingdings" w:hAnsi="Wingdings" w:hint="default"/>
      </w:rPr>
    </w:lvl>
    <w:lvl w:ilvl="3" w:tplc="0C0A0001" w:tentative="1">
      <w:start w:val="1"/>
      <w:numFmt w:val="bullet"/>
      <w:lvlText w:val=""/>
      <w:lvlJc w:val="left"/>
      <w:pPr>
        <w:ind w:left="3504" w:hanging="360"/>
      </w:pPr>
      <w:rPr>
        <w:rFonts w:ascii="Symbol" w:hAnsi="Symbol" w:hint="default"/>
      </w:rPr>
    </w:lvl>
    <w:lvl w:ilvl="4" w:tplc="0C0A0003" w:tentative="1">
      <w:start w:val="1"/>
      <w:numFmt w:val="bullet"/>
      <w:lvlText w:val="o"/>
      <w:lvlJc w:val="left"/>
      <w:pPr>
        <w:ind w:left="4224" w:hanging="360"/>
      </w:pPr>
      <w:rPr>
        <w:rFonts w:ascii="Courier New" w:hAnsi="Courier New" w:cs="Courier New" w:hint="default"/>
      </w:rPr>
    </w:lvl>
    <w:lvl w:ilvl="5" w:tplc="0C0A0005" w:tentative="1">
      <w:start w:val="1"/>
      <w:numFmt w:val="bullet"/>
      <w:lvlText w:val=""/>
      <w:lvlJc w:val="left"/>
      <w:pPr>
        <w:ind w:left="4944" w:hanging="360"/>
      </w:pPr>
      <w:rPr>
        <w:rFonts w:ascii="Wingdings" w:hAnsi="Wingdings" w:hint="default"/>
      </w:rPr>
    </w:lvl>
    <w:lvl w:ilvl="6" w:tplc="0C0A0001" w:tentative="1">
      <w:start w:val="1"/>
      <w:numFmt w:val="bullet"/>
      <w:lvlText w:val=""/>
      <w:lvlJc w:val="left"/>
      <w:pPr>
        <w:ind w:left="5664" w:hanging="360"/>
      </w:pPr>
      <w:rPr>
        <w:rFonts w:ascii="Symbol" w:hAnsi="Symbol" w:hint="default"/>
      </w:rPr>
    </w:lvl>
    <w:lvl w:ilvl="7" w:tplc="0C0A0003" w:tentative="1">
      <w:start w:val="1"/>
      <w:numFmt w:val="bullet"/>
      <w:lvlText w:val="o"/>
      <w:lvlJc w:val="left"/>
      <w:pPr>
        <w:ind w:left="6384" w:hanging="360"/>
      </w:pPr>
      <w:rPr>
        <w:rFonts w:ascii="Courier New" w:hAnsi="Courier New" w:cs="Courier New" w:hint="default"/>
      </w:rPr>
    </w:lvl>
    <w:lvl w:ilvl="8" w:tplc="0C0A0005" w:tentative="1">
      <w:start w:val="1"/>
      <w:numFmt w:val="bullet"/>
      <w:lvlText w:val=""/>
      <w:lvlJc w:val="left"/>
      <w:pPr>
        <w:ind w:left="7104" w:hanging="360"/>
      </w:pPr>
      <w:rPr>
        <w:rFonts w:ascii="Wingdings" w:hAnsi="Wingdings" w:hint="default"/>
      </w:rPr>
    </w:lvl>
  </w:abstractNum>
  <w:abstractNum w:abstractNumId="3" w15:restartNumberingAfterBreak="0">
    <w:nsid w:val="21FA2210"/>
    <w:multiLevelType w:val="hybridMultilevel"/>
    <w:tmpl w:val="F84E622C"/>
    <w:lvl w:ilvl="0" w:tplc="0C0A0005">
      <w:start w:val="1"/>
      <w:numFmt w:val="bullet"/>
      <w:lvlText w:val=""/>
      <w:lvlJc w:val="left"/>
      <w:pPr>
        <w:ind w:left="1344" w:hanging="360"/>
      </w:pPr>
      <w:rPr>
        <w:rFonts w:ascii="Wingdings" w:hAnsi="Wingdings" w:hint="default"/>
      </w:rPr>
    </w:lvl>
    <w:lvl w:ilvl="1" w:tplc="0C0A0003" w:tentative="1">
      <w:start w:val="1"/>
      <w:numFmt w:val="bullet"/>
      <w:lvlText w:val="o"/>
      <w:lvlJc w:val="left"/>
      <w:pPr>
        <w:ind w:left="2064" w:hanging="360"/>
      </w:pPr>
      <w:rPr>
        <w:rFonts w:ascii="Courier New" w:hAnsi="Courier New" w:cs="Courier New" w:hint="default"/>
      </w:rPr>
    </w:lvl>
    <w:lvl w:ilvl="2" w:tplc="0C0A0005" w:tentative="1">
      <w:start w:val="1"/>
      <w:numFmt w:val="bullet"/>
      <w:lvlText w:val=""/>
      <w:lvlJc w:val="left"/>
      <w:pPr>
        <w:ind w:left="2784" w:hanging="360"/>
      </w:pPr>
      <w:rPr>
        <w:rFonts w:ascii="Wingdings" w:hAnsi="Wingdings" w:hint="default"/>
      </w:rPr>
    </w:lvl>
    <w:lvl w:ilvl="3" w:tplc="0C0A0001" w:tentative="1">
      <w:start w:val="1"/>
      <w:numFmt w:val="bullet"/>
      <w:lvlText w:val=""/>
      <w:lvlJc w:val="left"/>
      <w:pPr>
        <w:ind w:left="3504" w:hanging="360"/>
      </w:pPr>
      <w:rPr>
        <w:rFonts w:ascii="Symbol" w:hAnsi="Symbol" w:hint="default"/>
      </w:rPr>
    </w:lvl>
    <w:lvl w:ilvl="4" w:tplc="0C0A0003" w:tentative="1">
      <w:start w:val="1"/>
      <w:numFmt w:val="bullet"/>
      <w:lvlText w:val="o"/>
      <w:lvlJc w:val="left"/>
      <w:pPr>
        <w:ind w:left="4224" w:hanging="360"/>
      </w:pPr>
      <w:rPr>
        <w:rFonts w:ascii="Courier New" w:hAnsi="Courier New" w:cs="Courier New" w:hint="default"/>
      </w:rPr>
    </w:lvl>
    <w:lvl w:ilvl="5" w:tplc="0C0A0005" w:tentative="1">
      <w:start w:val="1"/>
      <w:numFmt w:val="bullet"/>
      <w:lvlText w:val=""/>
      <w:lvlJc w:val="left"/>
      <w:pPr>
        <w:ind w:left="4944" w:hanging="360"/>
      </w:pPr>
      <w:rPr>
        <w:rFonts w:ascii="Wingdings" w:hAnsi="Wingdings" w:hint="default"/>
      </w:rPr>
    </w:lvl>
    <w:lvl w:ilvl="6" w:tplc="0C0A0001" w:tentative="1">
      <w:start w:val="1"/>
      <w:numFmt w:val="bullet"/>
      <w:lvlText w:val=""/>
      <w:lvlJc w:val="left"/>
      <w:pPr>
        <w:ind w:left="5664" w:hanging="360"/>
      </w:pPr>
      <w:rPr>
        <w:rFonts w:ascii="Symbol" w:hAnsi="Symbol" w:hint="default"/>
      </w:rPr>
    </w:lvl>
    <w:lvl w:ilvl="7" w:tplc="0C0A0003" w:tentative="1">
      <w:start w:val="1"/>
      <w:numFmt w:val="bullet"/>
      <w:lvlText w:val="o"/>
      <w:lvlJc w:val="left"/>
      <w:pPr>
        <w:ind w:left="6384" w:hanging="360"/>
      </w:pPr>
      <w:rPr>
        <w:rFonts w:ascii="Courier New" w:hAnsi="Courier New" w:cs="Courier New" w:hint="default"/>
      </w:rPr>
    </w:lvl>
    <w:lvl w:ilvl="8" w:tplc="0C0A0005" w:tentative="1">
      <w:start w:val="1"/>
      <w:numFmt w:val="bullet"/>
      <w:lvlText w:val=""/>
      <w:lvlJc w:val="left"/>
      <w:pPr>
        <w:ind w:left="7104" w:hanging="360"/>
      </w:pPr>
      <w:rPr>
        <w:rFonts w:ascii="Wingdings" w:hAnsi="Wingdings" w:hint="default"/>
      </w:rPr>
    </w:lvl>
  </w:abstractNum>
  <w:abstractNum w:abstractNumId="4" w15:restartNumberingAfterBreak="0">
    <w:nsid w:val="224B520E"/>
    <w:multiLevelType w:val="hybridMultilevel"/>
    <w:tmpl w:val="46DE163C"/>
    <w:lvl w:ilvl="0" w:tplc="0C0A0005">
      <w:start w:val="1"/>
      <w:numFmt w:val="bullet"/>
      <w:lvlText w:val=""/>
      <w:lvlJc w:val="left"/>
      <w:pPr>
        <w:ind w:left="1758" w:hanging="360"/>
      </w:pPr>
      <w:rPr>
        <w:rFonts w:ascii="Wingdings" w:hAnsi="Wingdings" w:hint="default"/>
      </w:rPr>
    </w:lvl>
    <w:lvl w:ilvl="1" w:tplc="0C0A0003" w:tentative="1">
      <w:start w:val="1"/>
      <w:numFmt w:val="bullet"/>
      <w:lvlText w:val="o"/>
      <w:lvlJc w:val="left"/>
      <w:pPr>
        <w:ind w:left="2478" w:hanging="360"/>
      </w:pPr>
      <w:rPr>
        <w:rFonts w:ascii="Courier New" w:hAnsi="Courier New" w:cs="Courier New" w:hint="default"/>
      </w:rPr>
    </w:lvl>
    <w:lvl w:ilvl="2" w:tplc="0C0A0005" w:tentative="1">
      <w:start w:val="1"/>
      <w:numFmt w:val="bullet"/>
      <w:lvlText w:val=""/>
      <w:lvlJc w:val="left"/>
      <w:pPr>
        <w:ind w:left="3198" w:hanging="360"/>
      </w:pPr>
      <w:rPr>
        <w:rFonts w:ascii="Wingdings" w:hAnsi="Wingdings" w:hint="default"/>
      </w:rPr>
    </w:lvl>
    <w:lvl w:ilvl="3" w:tplc="0C0A0001" w:tentative="1">
      <w:start w:val="1"/>
      <w:numFmt w:val="bullet"/>
      <w:lvlText w:val=""/>
      <w:lvlJc w:val="left"/>
      <w:pPr>
        <w:ind w:left="3918" w:hanging="360"/>
      </w:pPr>
      <w:rPr>
        <w:rFonts w:ascii="Symbol" w:hAnsi="Symbol" w:hint="default"/>
      </w:rPr>
    </w:lvl>
    <w:lvl w:ilvl="4" w:tplc="0C0A0003" w:tentative="1">
      <w:start w:val="1"/>
      <w:numFmt w:val="bullet"/>
      <w:lvlText w:val="o"/>
      <w:lvlJc w:val="left"/>
      <w:pPr>
        <w:ind w:left="4638" w:hanging="360"/>
      </w:pPr>
      <w:rPr>
        <w:rFonts w:ascii="Courier New" w:hAnsi="Courier New" w:cs="Courier New" w:hint="default"/>
      </w:rPr>
    </w:lvl>
    <w:lvl w:ilvl="5" w:tplc="0C0A0005" w:tentative="1">
      <w:start w:val="1"/>
      <w:numFmt w:val="bullet"/>
      <w:lvlText w:val=""/>
      <w:lvlJc w:val="left"/>
      <w:pPr>
        <w:ind w:left="5358" w:hanging="360"/>
      </w:pPr>
      <w:rPr>
        <w:rFonts w:ascii="Wingdings" w:hAnsi="Wingdings" w:hint="default"/>
      </w:rPr>
    </w:lvl>
    <w:lvl w:ilvl="6" w:tplc="0C0A0001" w:tentative="1">
      <w:start w:val="1"/>
      <w:numFmt w:val="bullet"/>
      <w:lvlText w:val=""/>
      <w:lvlJc w:val="left"/>
      <w:pPr>
        <w:ind w:left="6078" w:hanging="360"/>
      </w:pPr>
      <w:rPr>
        <w:rFonts w:ascii="Symbol" w:hAnsi="Symbol" w:hint="default"/>
      </w:rPr>
    </w:lvl>
    <w:lvl w:ilvl="7" w:tplc="0C0A0003" w:tentative="1">
      <w:start w:val="1"/>
      <w:numFmt w:val="bullet"/>
      <w:lvlText w:val="o"/>
      <w:lvlJc w:val="left"/>
      <w:pPr>
        <w:ind w:left="6798" w:hanging="360"/>
      </w:pPr>
      <w:rPr>
        <w:rFonts w:ascii="Courier New" w:hAnsi="Courier New" w:cs="Courier New" w:hint="default"/>
      </w:rPr>
    </w:lvl>
    <w:lvl w:ilvl="8" w:tplc="0C0A0005" w:tentative="1">
      <w:start w:val="1"/>
      <w:numFmt w:val="bullet"/>
      <w:lvlText w:val=""/>
      <w:lvlJc w:val="left"/>
      <w:pPr>
        <w:ind w:left="7518" w:hanging="360"/>
      </w:pPr>
      <w:rPr>
        <w:rFonts w:ascii="Wingdings" w:hAnsi="Wingdings" w:hint="default"/>
      </w:rPr>
    </w:lvl>
  </w:abstractNum>
  <w:abstractNum w:abstractNumId="5" w15:restartNumberingAfterBreak="0">
    <w:nsid w:val="24395044"/>
    <w:multiLevelType w:val="hybridMultilevel"/>
    <w:tmpl w:val="2C2E2E14"/>
    <w:lvl w:ilvl="0" w:tplc="0C0A0005">
      <w:start w:val="1"/>
      <w:numFmt w:val="bullet"/>
      <w:lvlText w:val=""/>
      <w:lvlJc w:val="left"/>
      <w:pPr>
        <w:ind w:left="1758" w:hanging="360"/>
      </w:pPr>
      <w:rPr>
        <w:rFonts w:ascii="Wingdings" w:hAnsi="Wingdings" w:hint="default"/>
      </w:rPr>
    </w:lvl>
    <w:lvl w:ilvl="1" w:tplc="0C0A0003" w:tentative="1">
      <w:start w:val="1"/>
      <w:numFmt w:val="bullet"/>
      <w:lvlText w:val="o"/>
      <w:lvlJc w:val="left"/>
      <w:pPr>
        <w:ind w:left="2478" w:hanging="360"/>
      </w:pPr>
      <w:rPr>
        <w:rFonts w:ascii="Courier New" w:hAnsi="Courier New" w:cs="Courier New" w:hint="default"/>
      </w:rPr>
    </w:lvl>
    <w:lvl w:ilvl="2" w:tplc="0C0A0005" w:tentative="1">
      <w:start w:val="1"/>
      <w:numFmt w:val="bullet"/>
      <w:lvlText w:val=""/>
      <w:lvlJc w:val="left"/>
      <w:pPr>
        <w:ind w:left="3198" w:hanging="360"/>
      </w:pPr>
      <w:rPr>
        <w:rFonts w:ascii="Wingdings" w:hAnsi="Wingdings" w:hint="default"/>
      </w:rPr>
    </w:lvl>
    <w:lvl w:ilvl="3" w:tplc="0C0A0001" w:tentative="1">
      <w:start w:val="1"/>
      <w:numFmt w:val="bullet"/>
      <w:lvlText w:val=""/>
      <w:lvlJc w:val="left"/>
      <w:pPr>
        <w:ind w:left="3918" w:hanging="360"/>
      </w:pPr>
      <w:rPr>
        <w:rFonts w:ascii="Symbol" w:hAnsi="Symbol" w:hint="default"/>
      </w:rPr>
    </w:lvl>
    <w:lvl w:ilvl="4" w:tplc="0C0A0003" w:tentative="1">
      <w:start w:val="1"/>
      <w:numFmt w:val="bullet"/>
      <w:lvlText w:val="o"/>
      <w:lvlJc w:val="left"/>
      <w:pPr>
        <w:ind w:left="4638" w:hanging="360"/>
      </w:pPr>
      <w:rPr>
        <w:rFonts w:ascii="Courier New" w:hAnsi="Courier New" w:cs="Courier New" w:hint="default"/>
      </w:rPr>
    </w:lvl>
    <w:lvl w:ilvl="5" w:tplc="0C0A0005" w:tentative="1">
      <w:start w:val="1"/>
      <w:numFmt w:val="bullet"/>
      <w:lvlText w:val=""/>
      <w:lvlJc w:val="left"/>
      <w:pPr>
        <w:ind w:left="5358" w:hanging="360"/>
      </w:pPr>
      <w:rPr>
        <w:rFonts w:ascii="Wingdings" w:hAnsi="Wingdings" w:hint="default"/>
      </w:rPr>
    </w:lvl>
    <w:lvl w:ilvl="6" w:tplc="0C0A0001" w:tentative="1">
      <w:start w:val="1"/>
      <w:numFmt w:val="bullet"/>
      <w:lvlText w:val=""/>
      <w:lvlJc w:val="left"/>
      <w:pPr>
        <w:ind w:left="6078" w:hanging="360"/>
      </w:pPr>
      <w:rPr>
        <w:rFonts w:ascii="Symbol" w:hAnsi="Symbol" w:hint="default"/>
      </w:rPr>
    </w:lvl>
    <w:lvl w:ilvl="7" w:tplc="0C0A0003" w:tentative="1">
      <w:start w:val="1"/>
      <w:numFmt w:val="bullet"/>
      <w:lvlText w:val="o"/>
      <w:lvlJc w:val="left"/>
      <w:pPr>
        <w:ind w:left="6798" w:hanging="360"/>
      </w:pPr>
      <w:rPr>
        <w:rFonts w:ascii="Courier New" w:hAnsi="Courier New" w:cs="Courier New" w:hint="default"/>
      </w:rPr>
    </w:lvl>
    <w:lvl w:ilvl="8" w:tplc="0C0A0005" w:tentative="1">
      <w:start w:val="1"/>
      <w:numFmt w:val="bullet"/>
      <w:lvlText w:val=""/>
      <w:lvlJc w:val="left"/>
      <w:pPr>
        <w:ind w:left="7518" w:hanging="360"/>
      </w:pPr>
      <w:rPr>
        <w:rFonts w:ascii="Wingdings" w:hAnsi="Wingdings" w:hint="default"/>
      </w:rPr>
    </w:lvl>
  </w:abstractNum>
  <w:abstractNum w:abstractNumId="6" w15:restartNumberingAfterBreak="0">
    <w:nsid w:val="2CA86B4D"/>
    <w:multiLevelType w:val="hybridMultilevel"/>
    <w:tmpl w:val="59EE5D06"/>
    <w:lvl w:ilvl="0" w:tplc="C7D00CDA">
      <w:start w:val="1"/>
      <w:numFmt w:val="decimal"/>
      <w:lvlText w:val="%1."/>
      <w:lvlJc w:val="left"/>
      <w:pPr>
        <w:ind w:left="1344" w:hanging="720"/>
      </w:pPr>
      <w:rPr>
        <w:rFonts w:hint="default"/>
      </w:rPr>
    </w:lvl>
    <w:lvl w:ilvl="1" w:tplc="0C0A0019" w:tentative="1">
      <w:start w:val="1"/>
      <w:numFmt w:val="lowerLetter"/>
      <w:lvlText w:val="%2."/>
      <w:lvlJc w:val="left"/>
      <w:pPr>
        <w:ind w:left="1704" w:hanging="360"/>
      </w:pPr>
    </w:lvl>
    <w:lvl w:ilvl="2" w:tplc="0C0A001B" w:tentative="1">
      <w:start w:val="1"/>
      <w:numFmt w:val="lowerRoman"/>
      <w:lvlText w:val="%3."/>
      <w:lvlJc w:val="right"/>
      <w:pPr>
        <w:ind w:left="2424" w:hanging="180"/>
      </w:pPr>
    </w:lvl>
    <w:lvl w:ilvl="3" w:tplc="0C0A000F" w:tentative="1">
      <w:start w:val="1"/>
      <w:numFmt w:val="decimal"/>
      <w:lvlText w:val="%4."/>
      <w:lvlJc w:val="left"/>
      <w:pPr>
        <w:ind w:left="3144" w:hanging="360"/>
      </w:pPr>
    </w:lvl>
    <w:lvl w:ilvl="4" w:tplc="0C0A0019" w:tentative="1">
      <w:start w:val="1"/>
      <w:numFmt w:val="lowerLetter"/>
      <w:lvlText w:val="%5."/>
      <w:lvlJc w:val="left"/>
      <w:pPr>
        <w:ind w:left="3864" w:hanging="360"/>
      </w:pPr>
    </w:lvl>
    <w:lvl w:ilvl="5" w:tplc="0C0A001B" w:tentative="1">
      <w:start w:val="1"/>
      <w:numFmt w:val="lowerRoman"/>
      <w:lvlText w:val="%6."/>
      <w:lvlJc w:val="right"/>
      <w:pPr>
        <w:ind w:left="4584" w:hanging="180"/>
      </w:pPr>
    </w:lvl>
    <w:lvl w:ilvl="6" w:tplc="0C0A000F" w:tentative="1">
      <w:start w:val="1"/>
      <w:numFmt w:val="decimal"/>
      <w:lvlText w:val="%7."/>
      <w:lvlJc w:val="left"/>
      <w:pPr>
        <w:ind w:left="5304" w:hanging="360"/>
      </w:pPr>
    </w:lvl>
    <w:lvl w:ilvl="7" w:tplc="0C0A0019" w:tentative="1">
      <w:start w:val="1"/>
      <w:numFmt w:val="lowerLetter"/>
      <w:lvlText w:val="%8."/>
      <w:lvlJc w:val="left"/>
      <w:pPr>
        <w:ind w:left="6024" w:hanging="360"/>
      </w:pPr>
    </w:lvl>
    <w:lvl w:ilvl="8" w:tplc="0C0A001B" w:tentative="1">
      <w:start w:val="1"/>
      <w:numFmt w:val="lowerRoman"/>
      <w:lvlText w:val="%9."/>
      <w:lvlJc w:val="right"/>
      <w:pPr>
        <w:ind w:left="6744" w:hanging="180"/>
      </w:pPr>
    </w:lvl>
  </w:abstractNum>
  <w:abstractNum w:abstractNumId="7" w15:restartNumberingAfterBreak="0">
    <w:nsid w:val="2DB06367"/>
    <w:multiLevelType w:val="multilevel"/>
    <w:tmpl w:val="7F1AA34C"/>
    <w:lvl w:ilvl="0">
      <w:start w:val="1"/>
      <w:numFmt w:val="decimal"/>
      <w:lvlText w:val="%1."/>
      <w:lvlJc w:val="left"/>
      <w:pPr>
        <w:ind w:left="1032" w:hanging="408"/>
      </w:pPr>
      <w:rPr>
        <w:rFonts w:eastAsiaTheme="majorEastAsia" w:cstheme="majorBidi" w:hint="default"/>
        <w:color w:val="auto"/>
        <w:sz w:val="56"/>
      </w:rPr>
    </w:lvl>
    <w:lvl w:ilvl="1">
      <w:start w:val="1"/>
      <w:numFmt w:val="decimal"/>
      <w:isLgl/>
      <w:lvlText w:val="%1.%2."/>
      <w:lvlJc w:val="left"/>
      <w:pPr>
        <w:ind w:left="1344" w:hanging="720"/>
      </w:pPr>
      <w:rPr>
        <w:rFonts w:hint="default"/>
      </w:rPr>
    </w:lvl>
    <w:lvl w:ilvl="2">
      <w:start w:val="1"/>
      <w:numFmt w:val="decimal"/>
      <w:isLgl/>
      <w:lvlText w:val="%1.%2.%3."/>
      <w:lvlJc w:val="left"/>
      <w:pPr>
        <w:ind w:left="1344" w:hanging="720"/>
      </w:pPr>
      <w:rPr>
        <w:rFonts w:hint="default"/>
      </w:rPr>
    </w:lvl>
    <w:lvl w:ilvl="3">
      <w:start w:val="1"/>
      <w:numFmt w:val="decimal"/>
      <w:isLgl/>
      <w:lvlText w:val="%1.%2.%3.%4."/>
      <w:lvlJc w:val="left"/>
      <w:pPr>
        <w:ind w:left="1704" w:hanging="1080"/>
      </w:pPr>
      <w:rPr>
        <w:rFonts w:hint="default"/>
      </w:rPr>
    </w:lvl>
    <w:lvl w:ilvl="4">
      <w:start w:val="1"/>
      <w:numFmt w:val="decimal"/>
      <w:isLgl/>
      <w:lvlText w:val="%1.%2.%3.%4.%5."/>
      <w:lvlJc w:val="left"/>
      <w:pPr>
        <w:ind w:left="2064" w:hanging="1440"/>
      </w:pPr>
      <w:rPr>
        <w:rFonts w:hint="default"/>
      </w:rPr>
    </w:lvl>
    <w:lvl w:ilvl="5">
      <w:start w:val="1"/>
      <w:numFmt w:val="decimal"/>
      <w:isLgl/>
      <w:lvlText w:val="%1.%2.%3.%4.%5.%6."/>
      <w:lvlJc w:val="left"/>
      <w:pPr>
        <w:ind w:left="2064" w:hanging="1440"/>
      </w:pPr>
      <w:rPr>
        <w:rFonts w:hint="default"/>
      </w:rPr>
    </w:lvl>
    <w:lvl w:ilvl="6">
      <w:start w:val="1"/>
      <w:numFmt w:val="decimal"/>
      <w:isLgl/>
      <w:lvlText w:val="%1.%2.%3.%4.%5.%6.%7."/>
      <w:lvlJc w:val="left"/>
      <w:pPr>
        <w:ind w:left="2424" w:hanging="1800"/>
      </w:pPr>
      <w:rPr>
        <w:rFonts w:hint="default"/>
      </w:rPr>
    </w:lvl>
    <w:lvl w:ilvl="7">
      <w:start w:val="1"/>
      <w:numFmt w:val="decimal"/>
      <w:isLgl/>
      <w:lvlText w:val="%1.%2.%3.%4.%5.%6.%7.%8."/>
      <w:lvlJc w:val="left"/>
      <w:pPr>
        <w:ind w:left="2784" w:hanging="2160"/>
      </w:pPr>
      <w:rPr>
        <w:rFonts w:hint="default"/>
      </w:rPr>
    </w:lvl>
    <w:lvl w:ilvl="8">
      <w:start w:val="1"/>
      <w:numFmt w:val="decimal"/>
      <w:isLgl/>
      <w:lvlText w:val="%1.%2.%3.%4.%5.%6.%7.%8.%9."/>
      <w:lvlJc w:val="left"/>
      <w:pPr>
        <w:ind w:left="2784" w:hanging="2160"/>
      </w:pPr>
      <w:rPr>
        <w:rFonts w:hint="default"/>
      </w:rPr>
    </w:lvl>
  </w:abstractNum>
  <w:abstractNum w:abstractNumId="8" w15:restartNumberingAfterBreak="0">
    <w:nsid w:val="2DBD61B0"/>
    <w:multiLevelType w:val="hybridMultilevel"/>
    <w:tmpl w:val="1D0256A4"/>
    <w:lvl w:ilvl="0" w:tplc="DC2C0C12">
      <w:start w:val="1"/>
      <w:numFmt w:val="bullet"/>
      <w:lvlText w:val="-"/>
      <w:lvlJc w:val="left"/>
      <w:pPr>
        <w:ind w:left="1398" w:hanging="360"/>
      </w:pPr>
      <w:rPr>
        <w:rFonts w:ascii="Times New Roman" w:eastAsia="Calibri" w:hAnsi="Times New Roman" w:cs="Times New Roman" w:hint="default"/>
      </w:rPr>
    </w:lvl>
    <w:lvl w:ilvl="1" w:tplc="0C0A0003" w:tentative="1">
      <w:start w:val="1"/>
      <w:numFmt w:val="bullet"/>
      <w:lvlText w:val="o"/>
      <w:lvlJc w:val="left"/>
      <w:pPr>
        <w:ind w:left="2118" w:hanging="360"/>
      </w:pPr>
      <w:rPr>
        <w:rFonts w:ascii="Courier New" w:hAnsi="Courier New" w:cs="Courier New" w:hint="default"/>
      </w:rPr>
    </w:lvl>
    <w:lvl w:ilvl="2" w:tplc="0C0A0005" w:tentative="1">
      <w:start w:val="1"/>
      <w:numFmt w:val="bullet"/>
      <w:lvlText w:val=""/>
      <w:lvlJc w:val="left"/>
      <w:pPr>
        <w:ind w:left="2838" w:hanging="360"/>
      </w:pPr>
      <w:rPr>
        <w:rFonts w:ascii="Wingdings" w:hAnsi="Wingdings" w:hint="default"/>
      </w:rPr>
    </w:lvl>
    <w:lvl w:ilvl="3" w:tplc="0C0A0001" w:tentative="1">
      <w:start w:val="1"/>
      <w:numFmt w:val="bullet"/>
      <w:lvlText w:val=""/>
      <w:lvlJc w:val="left"/>
      <w:pPr>
        <w:ind w:left="3558" w:hanging="360"/>
      </w:pPr>
      <w:rPr>
        <w:rFonts w:ascii="Symbol" w:hAnsi="Symbol" w:hint="default"/>
      </w:rPr>
    </w:lvl>
    <w:lvl w:ilvl="4" w:tplc="0C0A0003" w:tentative="1">
      <w:start w:val="1"/>
      <w:numFmt w:val="bullet"/>
      <w:lvlText w:val="o"/>
      <w:lvlJc w:val="left"/>
      <w:pPr>
        <w:ind w:left="4278" w:hanging="360"/>
      </w:pPr>
      <w:rPr>
        <w:rFonts w:ascii="Courier New" w:hAnsi="Courier New" w:cs="Courier New" w:hint="default"/>
      </w:rPr>
    </w:lvl>
    <w:lvl w:ilvl="5" w:tplc="0C0A0005" w:tentative="1">
      <w:start w:val="1"/>
      <w:numFmt w:val="bullet"/>
      <w:lvlText w:val=""/>
      <w:lvlJc w:val="left"/>
      <w:pPr>
        <w:ind w:left="4998" w:hanging="360"/>
      </w:pPr>
      <w:rPr>
        <w:rFonts w:ascii="Wingdings" w:hAnsi="Wingdings" w:hint="default"/>
      </w:rPr>
    </w:lvl>
    <w:lvl w:ilvl="6" w:tplc="0C0A0001" w:tentative="1">
      <w:start w:val="1"/>
      <w:numFmt w:val="bullet"/>
      <w:lvlText w:val=""/>
      <w:lvlJc w:val="left"/>
      <w:pPr>
        <w:ind w:left="5718" w:hanging="360"/>
      </w:pPr>
      <w:rPr>
        <w:rFonts w:ascii="Symbol" w:hAnsi="Symbol" w:hint="default"/>
      </w:rPr>
    </w:lvl>
    <w:lvl w:ilvl="7" w:tplc="0C0A0003" w:tentative="1">
      <w:start w:val="1"/>
      <w:numFmt w:val="bullet"/>
      <w:lvlText w:val="o"/>
      <w:lvlJc w:val="left"/>
      <w:pPr>
        <w:ind w:left="6438" w:hanging="360"/>
      </w:pPr>
      <w:rPr>
        <w:rFonts w:ascii="Courier New" w:hAnsi="Courier New" w:cs="Courier New" w:hint="default"/>
      </w:rPr>
    </w:lvl>
    <w:lvl w:ilvl="8" w:tplc="0C0A0005" w:tentative="1">
      <w:start w:val="1"/>
      <w:numFmt w:val="bullet"/>
      <w:lvlText w:val=""/>
      <w:lvlJc w:val="left"/>
      <w:pPr>
        <w:ind w:left="7158" w:hanging="360"/>
      </w:pPr>
      <w:rPr>
        <w:rFonts w:ascii="Wingdings" w:hAnsi="Wingdings" w:hint="default"/>
      </w:rPr>
    </w:lvl>
  </w:abstractNum>
  <w:abstractNum w:abstractNumId="9" w15:restartNumberingAfterBreak="0">
    <w:nsid w:val="304340B9"/>
    <w:multiLevelType w:val="hybridMultilevel"/>
    <w:tmpl w:val="89FE67BC"/>
    <w:lvl w:ilvl="0" w:tplc="0C0A0005">
      <w:start w:val="1"/>
      <w:numFmt w:val="bullet"/>
      <w:lvlText w:val=""/>
      <w:lvlJc w:val="left"/>
      <w:pPr>
        <w:ind w:left="1758" w:hanging="360"/>
      </w:pPr>
      <w:rPr>
        <w:rFonts w:ascii="Wingdings" w:hAnsi="Wingdings" w:hint="default"/>
      </w:rPr>
    </w:lvl>
    <w:lvl w:ilvl="1" w:tplc="0C0A0003" w:tentative="1">
      <w:start w:val="1"/>
      <w:numFmt w:val="bullet"/>
      <w:lvlText w:val="o"/>
      <w:lvlJc w:val="left"/>
      <w:pPr>
        <w:ind w:left="2478" w:hanging="360"/>
      </w:pPr>
      <w:rPr>
        <w:rFonts w:ascii="Courier New" w:hAnsi="Courier New" w:cs="Courier New" w:hint="default"/>
      </w:rPr>
    </w:lvl>
    <w:lvl w:ilvl="2" w:tplc="0C0A0005" w:tentative="1">
      <w:start w:val="1"/>
      <w:numFmt w:val="bullet"/>
      <w:lvlText w:val=""/>
      <w:lvlJc w:val="left"/>
      <w:pPr>
        <w:ind w:left="3198" w:hanging="360"/>
      </w:pPr>
      <w:rPr>
        <w:rFonts w:ascii="Wingdings" w:hAnsi="Wingdings" w:hint="default"/>
      </w:rPr>
    </w:lvl>
    <w:lvl w:ilvl="3" w:tplc="0C0A0001" w:tentative="1">
      <w:start w:val="1"/>
      <w:numFmt w:val="bullet"/>
      <w:lvlText w:val=""/>
      <w:lvlJc w:val="left"/>
      <w:pPr>
        <w:ind w:left="3918" w:hanging="360"/>
      </w:pPr>
      <w:rPr>
        <w:rFonts w:ascii="Symbol" w:hAnsi="Symbol" w:hint="default"/>
      </w:rPr>
    </w:lvl>
    <w:lvl w:ilvl="4" w:tplc="0C0A0003" w:tentative="1">
      <w:start w:val="1"/>
      <w:numFmt w:val="bullet"/>
      <w:lvlText w:val="o"/>
      <w:lvlJc w:val="left"/>
      <w:pPr>
        <w:ind w:left="4638" w:hanging="360"/>
      </w:pPr>
      <w:rPr>
        <w:rFonts w:ascii="Courier New" w:hAnsi="Courier New" w:cs="Courier New" w:hint="default"/>
      </w:rPr>
    </w:lvl>
    <w:lvl w:ilvl="5" w:tplc="0C0A0005" w:tentative="1">
      <w:start w:val="1"/>
      <w:numFmt w:val="bullet"/>
      <w:lvlText w:val=""/>
      <w:lvlJc w:val="left"/>
      <w:pPr>
        <w:ind w:left="5358" w:hanging="360"/>
      </w:pPr>
      <w:rPr>
        <w:rFonts w:ascii="Wingdings" w:hAnsi="Wingdings" w:hint="default"/>
      </w:rPr>
    </w:lvl>
    <w:lvl w:ilvl="6" w:tplc="0C0A0001" w:tentative="1">
      <w:start w:val="1"/>
      <w:numFmt w:val="bullet"/>
      <w:lvlText w:val=""/>
      <w:lvlJc w:val="left"/>
      <w:pPr>
        <w:ind w:left="6078" w:hanging="360"/>
      </w:pPr>
      <w:rPr>
        <w:rFonts w:ascii="Symbol" w:hAnsi="Symbol" w:hint="default"/>
      </w:rPr>
    </w:lvl>
    <w:lvl w:ilvl="7" w:tplc="0C0A0003" w:tentative="1">
      <w:start w:val="1"/>
      <w:numFmt w:val="bullet"/>
      <w:lvlText w:val="o"/>
      <w:lvlJc w:val="left"/>
      <w:pPr>
        <w:ind w:left="6798" w:hanging="360"/>
      </w:pPr>
      <w:rPr>
        <w:rFonts w:ascii="Courier New" w:hAnsi="Courier New" w:cs="Courier New" w:hint="default"/>
      </w:rPr>
    </w:lvl>
    <w:lvl w:ilvl="8" w:tplc="0C0A0005" w:tentative="1">
      <w:start w:val="1"/>
      <w:numFmt w:val="bullet"/>
      <w:lvlText w:val=""/>
      <w:lvlJc w:val="left"/>
      <w:pPr>
        <w:ind w:left="7518" w:hanging="360"/>
      </w:pPr>
      <w:rPr>
        <w:rFonts w:ascii="Wingdings" w:hAnsi="Wingdings" w:hint="default"/>
      </w:rPr>
    </w:lvl>
  </w:abstractNum>
  <w:abstractNum w:abstractNumId="10" w15:restartNumberingAfterBreak="0">
    <w:nsid w:val="35F7077E"/>
    <w:multiLevelType w:val="hybridMultilevel"/>
    <w:tmpl w:val="C8702ED6"/>
    <w:lvl w:ilvl="0" w:tplc="0C0A0005">
      <w:start w:val="1"/>
      <w:numFmt w:val="bullet"/>
      <w:lvlText w:val=""/>
      <w:lvlJc w:val="left"/>
      <w:pPr>
        <w:ind w:left="1758" w:hanging="360"/>
      </w:pPr>
      <w:rPr>
        <w:rFonts w:ascii="Wingdings" w:hAnsi="Wingdings" w:hint="default"/>
      </w:rPr>
    </w:lvl>
    <w:lvl w:ilvl="1" w:tplc="0C0A0003">
      <w:start w:val="1"/>
      <w:numFmt w:val="bullet"/>
      <w:lvlText w:val="o"/>
      <w:lvlJc w:val="left"/>
      <w:pPr>
        <w:ind w:left="2478" w:hanging="360"/>
      </w:pPr>
      <w:rPr>
        <w:rFonts w:ascii="Courier New" w:hAnsi="Courier New" w:cs="Courier New" w:hint="default"/>
      </w:rPr>
    </w:lvl>
    <w:lvl w:ilvl="2" w:tplc="0C0A0005" w:tentative="1">
      <w:start w:val="1"/>
      <w:numFmt w:val="bullet"/>
      <w:lvlText w:val=""/>
      <w:lvlJc w:val="left"/>
      <w:pPr>
        <w:ind w:left="3198" w:hanging="360"/>
      </w:pPr>
      <w:rPr>
        <w:rFonts w:ascii="Wingdings" w:hAnsi="Wingdings" w:hint="default"/>
      </w:rPr>
    </w:lvl>
    <w:lvl w:ilvl="3" w:tplc="0C0A0001" w:tentative="1">
      <w:start w:val="1"/>
      <w:numFmt w:val="bullet"/>
      <w:lvlText w:val=""/>
      <w:lvlJc w:val="left"/>
      <w:pPr>
        <w:ind w:left="3918" w:hanging="360"/>
      </w:pPr>
      <w:rPr>
        <w:rFonts w:ascii="Symbol" w:hAnsi="Symbol" w:hint="default"/>
      </w:rPr>
    </w:lvl>
    <w:lvl w:ilvl="4" w:tplc="0C0A0003" w:tentative="1">
      <w:start w:val="1"/>
      <w:numFmt w:val="bullet"/>
      <w:lvlText w:val="o"/>
      <w:lvlJc w:val="left"/>
      <w:pPr>
        <w:ind w:left="4638" w:hanging="360"/>
      </w:pPr>
      <w:rPr>
        <w:rFonts w:ascii="Courier New" w:hAnsi="Courier New" w:cs="Courier New" w:hint="default"/>
      </w:rPr>
    </w:lvl>
    <w:lvl w:ilvl="5" w:tplc="0C0A0005" w:tentative="1">
      <w:start w:val="1"/>
      <w:numFmt w:val="bullet"/>
      <w:lvlText w:val=""/>
      <w:lvlJc w:val="left"/>
      <w:pPr>
        <w:ind w:left="5358" w:hanging="360"/>
      </w:pPr>
      <w:rPr>
        <w:rFonts w:ascii="Wingdings" w:hAnsi="Wingdings" w:hint="default"/>
      </w:rPr>
    </w:lvl>
    <w:lvl w:ilvl="6" w:tplc="0C0A0001" w:tentative="1">
      <w:start w:val="1"/>
      <w:numFmt w:val="bullet"/>
      <w:lvlText w:val=""/>
      <w:lvlJc w:val="left"/>
      <w:pPr>
        <w:ind w:left="6078" w:hanging="360"/>
      </w:pPr>
      <w:rPr>
        <w:rFonts w:ascii="Symbol" w:hAnsi="Symbol" w:hint="default"/>
      </w:rPr>
    </w:lvl>
    <w:lvl w:ilvl="7" w:tplc="0C0A0003" w:tentative="1">
      <w:start w:val="1"/>
      <w:numFmt w:val="bullet"/>
      <w:lvlText w:val="o"/>
      <w:lvlJc w:val="left"/>
      <w:pPr>
        <w:ind w:left="6798" w:hanging="360"/>
      </w:pPr>
      <w:rPr>
        <w:rFonts w:ascii="Courier New" w:hAnsi="Courier New" w:cs="Courier New" w:hint="default"/>
      </w:rPr>
    </w:lvl>
    <w:lvl w:ilvl="8" w:tplc="0C0A0005" w:tentative="1">
      <w:start w:val="1"/>
      <w:numFmt w:val="bullet"/>
      <w:lvlText w:val=""/>
      <w:lvlJc w:val="left"/>
      <w:pPr>
        <w:ind w:left="7518" w:hanging="360"/>
      </w:pPr>
      <w:rPr>
        <w:rFonts w:ascii="Wingdings" w:hAnsi="Wingdings" w:hint="default"/>
      </w:rPr>
    </w:lvl>
  </w:abstractNum>
  <w:abstractNum w:abstractNumId="11" w15:restartNumberingAfterBreak="0">
    <w:nsid w:val="3840284A"/>
    <w:multiLevelType w:val="hybridMultilevel"/>
    <w:tmpl w:val="8EE8C8A4"/>
    <w:lvl w:ilvl="0" w:tplc="0C0A0005">
      <w:start w:val="1"/>
      <w:numFmt w:val="bullet"/>
      <w:lvlText w:val=""/>
      <w:lvlJc w:val="left"/>
      <w:pPr>
        <w:ind w:left="1758" w:hanging="360"/>
      </w:pPr>
      <w:rPr>
        <w:rFonts w:ascii="Wingdings" w:hAnsi="Wingdings" w:hint="default"/>
      </w:rPr>
    </w:lvl>
    <w:lvl w:ilvl="1" w:tplc="0C0A0003" w:tentative="1">
      <w:start w:val="1"/>
      <w:numFmt w:val="bullet"/>
      <w:lvlText w:val="o"/>
      <w:lvlJc w:val="left"/>
      <w:pPr>
        <w:ind w:left="2478" w:hanging="360"/>
      </w:pPr>
      <w:rPr>
        <w:rFonts w:ascii="Courier New" w:hAnsi="Courier New" w:cs="Courier New" w:hint="default"/>
      </w:rPr>
    </w:lvl>
    <w:lvl w:ilvl="2" w:tplc="0C0A0005" w:tentative="1">
      <w:start w:val="1"/>
      <w:numFmt w:val="bullet"/>
      <w:lvlText w:val=""/>
      <w:lvlJc w:val="left"/>
      <w:pPr>
        <w:ind w:left="3198" w:hanging="360"/>
      </w:pPr>
      <w:rPr>
        <w:rFonts w:ascii="Wingdings" w:hAnsi="Wingdings" w:hint="default"/>
      </w:rPr>
    </w:lvl>
    <w:lvl w:ilvl="3" w:tplc="0C0A0001" w:tentative="1">
      <w:start w:val="1"/>
      <w:numFmt w:val="bullet"/>
      <w:lvlText w:val=""/>
      <w:lvlJc w:val="left"/>
      <w:pPr>
        <w:ind w:left="3918" w:hanging="360"/>
      </w:pPr>
      <w:rPr>
        <w:rFonts w:ascii="Symbol" w:hAnsi="Symbol" w:hint="default"/>
      </w:rPr>
    </w:lvl>
    <w:lvl w:ilvl="4" w:tplc="0C0A0003" w:tentative="1">
      <w:start w:val="1"/>
      <w:numFmt w:val="bullet"/>
      <w:lvlText w:val="o"/>
      <w:lvlJc w:val="left"/>
      <w:pPr>
        <w:ind w:left="4638" w:hanging="360"/>
      </w:pPr>
      <w:rPr>
        <w:rFonts w:ascii="Courier New" w:hAnsi="Courier New" w:cs="Courier New" w:hint="default"/>
      </w:rPr>
    </w:lvl>
    <w:lvl w:ilvl="5" w:tplc="0C0A0005" w:tentative="1">
      <w:start w:val="1"/>
      <w:numFmt w:val="bullet"/>
      <w:lvlText w:val=""/>
      <w:lvlJc w:val="left"/>
      <w:pPr>
        <w:ind w:left="5358" w:hanging="360"/>
      </w:pPr>
      <w:rPr>
        <w:rFonts w:ascii="Wingdings" w:hAnsi="Wingdings" w:hint="default"/>
      </w:rPr>
    </w:lvl>
    <w:lvl w:ilvl="6" w:tplc="0C0A0001" w:tentative="1">
      <w:start w:val="1"/>
      <w:numFmt w:val="bullet"/>
      <w:lvlText w:val=""/>
      <w:lvlJc w:val="left"/>
      <w:pPr>
        <w:ind w:left="6078" w:hanging="360"/>
      </w:pPr>
      <w:rPr>
        <w:rFonts w:ascii="Symbol" w:hAnsi="Symbol" w:hint="default"/>
      </w:rPr>
    </w:lvl>
    <w:lvl w:ilvl="7" w:tplc="0C0A0003" w:tentative="1">
      <w:start w:val="1"/>
      <w:numFmt w:val="bullet"/>
      <w:lvlText w:val="o"/>
      <w:lvlJc w:val="left"/>
      <w:pPr>
        <w:ind w:left="6798" w:hanging="360"/>
      </w:pPr>
      <w:rPr>
        <w:rFonts w:ascii="Courier New" w:hAnsi="Courier New" w:cs="Courier New" w:hint="default"/>
      </w:rPr>
    </w:lvl>
    <w:lvl w:ilvl="8" w:tplc="0C0A0005" w:tentative="1">
      <w:start w:val="1"/>
      <w:numFmt w:val="bullet"/>
      <w:lvlText w:val=""/>
      <w:lvlJc w:val="left"/>
      <w:pPr>
        <w:ind w:left="7518" w:hanging="360"/>
      </w:pPr>
      <w:rPr>
        <w:rFonts w:ascii="Wingdings" w:hAnsi="Wingdings" w:hint="default"/>
      </w:rPr>
    </w:lvl>
  </w:abstractNum>
  <w:abstractNum w:abstractNumId="12" w15:restartNumberingAfterBreak="0">
    <w:nsid w:val="3B9C090A"/>
    <w:multiLevelType w:val="multilevel"/>
    <w:tmpl w:val="81DAF898"/>
    <w:lvl w:ilvl="0">
      <w:start w:val="1"/>
      <w:numFmt w:val="decimal"/>
      <w:lvlText w:val="%1."/>
      <w:lvlJc w:val="left"/>
      <w:pPr>
        <w:ind w:left="408" w:hanging="408"/>
      </w:pPr>
      <w:rPr>
        <w:rFonts w:hint="default"/>
      </w:rPr>
    </w:lvl>
    <w:lvl w:ilvl="1">
      <w:start w:val="1"/>
      <w:numFmt w:val="decimal"/>
      <w:lvlText w:val="%1.%2."/>
      <w:lvlJc w:val="left"/>
      <w:pPr>
        <w:ind w:left="1758" w:hanging="720"/>
      </w:pPr>
      <w:rPr>
        <w:rFonts w:hint="default"/>
      </w:rPr>
    </w:lvl>
    <w:lvl w:ilvl="2">
      <w:start w:val="1"/>
      <w:numFmt w:val="decimal"/>
      <w:lvlText w:val="%1.%2.%3."/>
      <w:lvlJc w:val="left"/>
      <w:pPr>
        <w:ind w:left="2796" w:hanging="720"/>
      </w:pPr>
      <w:rPr>
        <w:rFonts w:hint="default"/>
      </w:rPr>
    </w:lvl>
    <w:lvl w:ilvl="3">
      <w:start w:val="1"/>
      <w:numFmt w:val="decimal"/>
      <w:lvlText w:val="%1.%2.%3.%4."/>
      <w:lvlJc w:val="left"/>
      <w:pPr>
        <w:ind w:left="4194" w:hanging="1080"/>
      </w:pPr>
      <w:rPr>
        <w:rFonts w:hint="default"/>
      </w:rPr>
    </w:lvl>
    <w:lvl w:ilvl="4">
      <w:start w:val="1"/>
      <w:numFmt w:val="decimal"/>
      <w:lvlText w:val="%1.%2.%3.%4.%5."/>
      <w:lvlJc w:val="left"/>
      <w:pPr>
        <w:ind w:left="5232" w:hanging="1080"/>
      </w:pPr>
      <w:rPr>
        <w:rFonts w:hint="default"/>
      </w:rPr>
    </w:lvl>
    <w:lvl w:ilvl="5">
      <w:start w:val="1"/>
      <w:numFmt w:val="decimal"/>
      <w:lvlText w:val="%1.%2.%3.%4.%5.%6."/>
      <w:lvlJc w:val="left"/>
      <w:pPr>
        <w:ind w:left="6630" w:hanging="1440"/>
      </w:pPr>
      <w:rPr>
        <w:rFonts w:hint="default"/>
      </w:rPr>
    </w:lvl>
    <w:lvl w:ilvl="6">
      <w:start w:val="1"/>
      <w:numFmt w:val="decimal"/>
      <w:lvlText w:val="%1.%2.%3.%4.%5.%6.%7."/>
      <w:lvlJc w:val="left"/>
      <w:pPr>
        <w:ind w:left="7668" w:hanging="1440"/>
      </w:pPr>
      <w:rPr>
        <w:rFonts w:hint="default"/>
      </w:rPr>
    </w:lvl>
    <w:lvl w:ilvl="7">
      <w:start w:val="1"/>
      <w:numFmt w:val="decimal"/>
      <w:lvlText w:val="%1.%2.%3.%4.%5.%6.%7.%8."/>
      <w:lvlJc w:val="left"/>
      <w:pPr>
        <w:ind w:left="9066" w:hanging="1800"/>
      </w:pPr>
      <w:rPr>
        <w:rFonts w:hint="default"/>
      </w:rPr>
    </w:lvl>
    <w:lvl w:ilvl="8">
      <w:start w:val="1"/>
      <w:numFmt w:val="decimal"/>
      <w:lvlText w:val="%1.%2.%3.%4.%5.%6.%7.%8.%9."/>
      <w:lvlJc w:val="left"/>
      <w:pPr>
        <w:ind w:left="10104" w:hanging="1800"/>
      </w:pPr>
      <w:rPr>
        <w:rFonts w:hint="default"/>
      </w:rPr>
    </w:lvl>
  </w:abstractNum>
  <w:abstractNum w:abstractNumId="13" w15:restartNumberingAfterBreak="0">
    <w:nsid w:val="43A13FB4"/>
    <w:multiLevelType w:val="hybridMultilevel"/>
    <w:tmpl w:val="19E02178"/>
    <w:lvl w:ilvl="0" w:tplc="0C0A0005">
      <w:start w:val="1"/>
      <w:numFmt w:val="bullet"/>
      <w:lvlText w:val=""/>
      <w:lvlJc w:val="left"/>
      <w:pPr>
        <w:ind w:left="984" w:hanging="360"/>
      </w:pPr>
      <w:rPr>
        <w:rFonts w:ascii="Wingdings" w:hAnsi="Wingdings" w:hint="default"/>
      </w:rPr>
    </w:lvl>
    <w:lvl w:ilvl="1" w:tplc="0C0A0003" w:tentative="1">
      <w:start w:val="1"/>
      <w:numFmt w:val="bullet"/>
      <w:lvlText w:val="o"/>
      <w:lvlJc w:val="left"/>
      <w:pPr>
        <w:ind w:left="1704" w:hanging="360"/>
      </w:pPr>
      <w:rPr>
        <w:rFonts w:ascii="Courier New" w:hAnsi="Courier New" w:cs="Courier New" w:hint="default"/>
      </w:rPr>
    </w:lvl>
    <w:lvl w:ilvl="2" w:tplc="0C0A0005" w:tentative="1">
      <w:start w:val="1"/>
      <w:numFmt w:val="bullet"/>
      <w:lvlText w:val=""/>
      <w:lvlJc w:val="left"/>
      <w:pPr>
        <w:ind w:left="2424" w:hanging="360"/>
      </w:pPr>
      <w:rPr>
        <w:rFonts w:ascii="Wingdings" w:hAnsi="Wingdings" w:hint="default"/>
      </w:rPr>
    </w:lvl>
    <w:lvl w:ilvl="3" w:tplc="0C0A0001" w:tentative="1">
      <w:start w:val="1"/>
      <w:numFmt w:val="bullet"/>
      <w:lvlText w:val=""/>
      <w:lvlJc w:val="left"/>
      <w:pPr>
        <w:ind w:left="3144" w:hanging="360"/>
      </w:pPr>
      <w:rPr>
        <w:rFonts w:ascii="Symbol" w:hAnsi="Symbol" w:hint="default"/>
      </w:rPr>
    </w:lvl>
    <w:lvl w:ilvl="4" w:tplc="0C0A0003" w:tentative="1">
      <w:start w:val="1"/>
      <w:numFmt w:val="bullet"/>
      <w:lvlText w:val="o"/>
      <w:lvlJc w:val="left"/>
      <w:pPr>
        <w:ind w:left="3864" w:hanging="360"/>
      </w:pPr>
      <w:rPr>
        <w:rFonts w:ascii="Courier New" w:hAnsi="Courier New" w:cs="Courier New" w:hint="default"/>
      </w:rPr>
    </w:lvl>
    <w:lvl w:ilvl="5" w:tplc="0C0A0005" w:tentative="1">
      <w:start w:val="1"/>
      <w:numFmt w:val="bullet"/>
      <w:lvlText w:val=""/>
      <w:lvlJc w:val="left"/>
      <w:pPr>
        <w:ind w:left="4584" w:hanging="360"/>
      </w:pPr>
      <w:rPr>
        <w:rFonts w:ascii="Wingdings" w:hAnsi="Wingdings" w:hint="default"/>
      </w:rPr>
    </w:lvl>
    <w:lvl w:ilvl="6" w:tplc="0C0A0001" w:tentative="1">
      <w:start w:val="1"/>
      <w:numFmt w:val="bullet"/>
      <w:lvlText w:val=""/>
      <w:lvlJc w:val="left"/>
      <w:pPr>
        <w:ind w:left="5304" w:hanging="360"/>
      </w:pPr>
      <w:rPr>
        <w:rFonts w:ascii="Symbol" w:hAnsi="Symbol" w:hint="default"/>
      </w:rPr>
    </w:lvl>
    <w:lvl w:ilvl="7" w:tplc="0C0A0003" w:tentative="1">
      <w:start w:val="1"/>
      <w:numFmt w:val="bullet"/>
      <w:lvlText w:val="o"/>
      <w:lvlJc w:val="left"/>
      <w:pPr>
        <w:ind w:left="6024" w:hanging="360"/>
      </w:pPr>
      <w:rPr>
        <w:rFonts w:ascii="Courier New" w:hAnsi="Courier New" w:cs="Courier New" w:hint="default"/>
      </w:rPr>
    </w:lvl>
    <w:lvl w:ilvl="8" w:tplc="0C0A0005" w:tentative="1">
      <w:start w:val="1"/>
      <w:numFmt w:val="bullet"/>
      <w:lvlText w:val=""/>
      <w:lvlJc w:val="left"/>
      <w:pPr>
        <w:ind w:left="6744" w:hanging="360"/>
      </w:pPr>
      <w:rPr>
        <w:rFonts w:ascii="Wingdings" w:hAnsi="Wingdings" w:hint="default"/>
      </w:rPr>
    </w:lvl>
  </w:abstractNum>
  <w:abstractNum w:abstractNumId="14" w15:restartNumberingAfterBreak="0">
    <w:nsid w:val="47E153F8"/>
    <w:multiLevelType w:val="hybridMultilevel"/>
    <w:tmpl w:val="E0A6CCB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CF513B0"/>
    <w:multiLevelType w:val="hybridMultilevel"/>
    <w:tmpl w:val="12DCF92E"/>
    <w:lvl w:ilvl="0" w:tplc="0C0A0005">
      <w:start w:val="1"/>
      <w:numFmt w:val="bullet"/>
      <w:lvlText w:val=""/>
      <w:lvlJc w:val="left"/>
      <w:pPr>
        <w:ind w:left="1758" w:hanging="360"/>
      </w:pPr>
      <w:rPr>
        <w:rFonts w:ascii="Wingdings" w:hAnsi="Wingdings" w:hint="default"/>
      </w:rPr>
    </w:lvl>
    <w:lvl w:ilvl="1" w:tplc="0C0A0003" w:tentative="1">
      <w:start w:val="1"/>
      <w:numFmt w:val="bullet"/>
      <w:lvlText w:val="o"/>
      <w:lvlJc w:val="left"/>
      <w:pPr>
        <w:ind w:left="2478" w:hanging="360"/>
      </w:pPr>
      <w:rPr>
        <w:rFonts w:ascii="Courier New" w:hAnsi="Courier New" w:cs="Courier New" w:hint="default"/>
      </w:rPr>
    </w:lvl>
    <w:lvl w:ilvl="2" w:tplc="0C0A0005" w:tentative="1">
      <w:start w:val="1"/>
      <w:numFmt w:val="bullet"/>
      <w:lvlText w:val=""/>
      <w:lvlJc w:val="left"/>
      <w:pPr>
        <w:ind w:left="3198" w:hanging="360"/>
      </w:pPr>
      <w:rPr>
        <w:rFonts w:ascii="Wingdings" w:hAnsi="Wingdings" w:hint="default"/>
      </w:rPr>
    </w:lvl>
    <w:lvl w:ilvl="3" w:tplc="0C0A0001" w:tentative="1">
      <w:start w:val="1"/>
      <w:numFmt w:val="bullet"/>
      <w:lvlText w:val=""/>
      <w:lvlJc w:val="left"/>
      <w:pPr>
        <w:ind w:left="3918" w:hanging="360"/>
      </w:pPr>
      <w:rPr>
        <w:rFonts w:ascii="Symbol" w:hAnsi="Symbol" w:hint="default"/>
      </w:rPr>
    </w:lvl>
    <w:lvl w:ilvl="4" w:tplc="0C0A0003" w:tentative="1">
      <w:start w:val="1"/>
      <w:numFmt w:val="bullet"/>
      <w:lvlText w:val="o"/>
      <w:lvlJc w:val="left"/>
      <w:pPr>
        <w:ind w:left="4638" w:hanging="360"/>
      </w:pPr>
      <w:rPr>
        <w:rFonts w:ascii="Courier New" w:hAnsi="Courier New" w:cs="Courier New" w:hint="default"/>
      </w:rPr>
    </w:lvl>
    <w:lvl w:ilvl="5" w:tplc="0C0A0005" w:tentative="1">
      <w:start w:val="1"/>
      <w:numFmt w:val="bullet"/>
      <w:lvlText w:val=""/>
      <w:lvlJc w:val="left"/>
      <w:pPr>
        <w:ind w:left="5358" w:hanging="360"/>
      </w:pPr>
      <w:rPr>
        <w:rFonts w:ascii="Wingdings" w:hAnsi="Wingdings" w:hint="default"/>
      </w:rPr>
    </w:lvl>
    <w:lvl w:ilvl="6" w:tplc="0C0A0001" w:tentative="1">
      <w:start w:val="1"/>
      <w:numFmt w:val="bullet"/>
      <w:lvlText w:val=""/>
      <w:lvlJc w:val="left"/>
      <w:pPr>
        <w:ind w:left="6078" w:hanging="360"/>
      </w:pPr>
      <w:rPr>
        <w:rFonts w:ascii="Symbol" w:hAnsi="Symbol" w:hint="default"/>
      </w:rPr>
    </w:lvl>
    <w:lvl w:ilvl="7" w:tplc="0C0A0003" w:tentative="1">
      <w:start w:val="1"/>
      <w:numFmt w:val="bullet"/>
      <w:lvlText w:val="o"/>
      <w:lvlJc w:val="left"/>
      <w:pPr>
        <w:ind w:left="6798" w:hanging="360"/>
      </w:pPr>
      <w:rPr>
        <w:rFonts w:ascii="Courier New" w:hAnsi="Courier New" w:cs="Courier New" w:hint="default"/>
      </w:rPr>
    </w:lvl>
    <w:lvl w:ilvl="8" w:tplc="0C0A0005" w:tentative="1">
      <w:start w:val="1"/>
      <w:numFmt w:val="bullet"/>
      <w:lvlText w:val=""/>
      <w:lvlJc w:val="left"/>
      <w:pPr>
        <w:ind w:left="7518" w:hanging="360"/>
      </w:pPr>
      <w:rPr>
        <w:rFonts w:ascii="Wingdings" w:hAnsi="Wingdings" w:hint="default"/>
      </w:rPr>
    </w:lvl>
  </w:abstractNum>
  <w:abstractNum w:abstractNumId="16" w15:restartNumberingAfterBreak="0">
    <w:nsid w:val="4D922929"/>
    <w:multiLevelType w:val="hybridMultilevel"/>
    <w:tmpl w:val="BCA4600E"/>
    <w:lvl w:ilvl="0" w:tplc="DC2C0C12">
      <w:start w:val="1"/>
      <w:numFmt w:val="bullet"/>
      <w:lvlText w:val="-"/>
      <w:lvlJc w:val="left"/>
      <w:pPr>
        <w:ind w:left="1398" w:hanging="360"/>
      </w:pPr>
      <w:rPr>
        <w:rFonts w:ascii="Times New Roman" w:eastAsia="Calibri" w:hAnsi="Times New Roman" w:cs="Times New Roman" w:hint="default"/>
      </w:rPr>
    </w:lvl>
    <w:lvl w:ilvl="1" w:tplc="0C0A0003" w:tentative="1">
      <w:start w:val="1"/>
      <w:numFmt w:val="bullet"/>
      <w:lvlText w:val="o"/>
      <w:lvlJc w:val="left"/>
      <w:pPr>
        <w:ind w:left="2118" w:hanging="360"/>
      </w:pPr>
      <w:rPr>
        <w:rFonts w:ascii="Courier New" w:hAnsi="Courier New" w:cs="Courier New" w:hint="default"/>
      </w:rPr>
    </w:lvl>
    <w:lvl w:ilvl="2" w:tplc="0C0A0005" w:tentative="1">
      <w:start w:val="1"/>
      <w:numFmt w:val="bullet"/>
      <w:lvlText w:val=""/>
      <w:lvlJc w:val="left"/>
      <w:pPr>
        <w:ind w:left="2838" w:hanging="360"/>
      </w:pPr>
      <w:rPr>
        <w:rFonts w:ascii="Wingdings" w:hAnsi="Wingdings" w:hint="default"/>
      </w:rPr>
    </w:lvl>
    <w:lvl w:ilvl="3" w:tplc="0C0A0001" w:tentative="1">
      <w:start w:val="1"/>
      <w:numFmt w:val="bullet"/>
      <w:lvlText w:val=""/>
      <w:lvlJc w:val="left"/>
      <w:pPr>
        <w:ind w:left="3558" w:hanging="360"/>
      </w:pPr>
      <w:rPr>
        <w:rFonts w:ascii="Symbol" w:hAnsi="Symbol" w:hint="default"/>
      </w:rPr>
    </w:lvl>
    <w:lvl w:ilvl="4" w:tplc="0C0A0003" w:tentative="1">
      <w:start w:val="1"/>
      <w:numFmt w:val="bullet"/>
      <w:lvlText w:val="o"/>
      <w:lvlJc w:val="left"/>
      <w:pPr>
        <w:ind w:left="4278" w:hanging="360"/>
      </w:pPr>
      <w:rPr>
        <w:rFonts w:ascii="Courier New" w:hAnsi="Courier New" w:cs="Courier New" w:hint="default"/>
      </w:rPr>
    </w:lvl>
    <w:lvl w:ilvl="5" w:tplc="0C0A0005" w:tentative="1">
      <w:start w:val="1"/>
      <w:numFmt w:val="bullet"/>
      <w:lvlText w:val=""/>
      <w:lvlJc w:val="left"/>
      <w:pPr>
        <w:ind w:left="4998" w:hanging="360"/>
      </w:pPr>
      <w:rPr>
        <w:rFonts w:ascii="Wingdings" w:hAnsi="Wingdings" w:hint="default"/>
      </w:rPr>
    </w:lvl>
    <w:lvl w:ilvl="6" w:tplc="0C0A0001" w:tentative="1">
      <w:start w:val="1"/>
      <w:numFmt w:val="bullet"/>
      <w:lvlText w:val=""/>
      <w:lvlJc w:val="left"/>
      <w:pPr>
        <w:ind w:left="5718" w:hanging="360"/>
      </w:pPr>
      <w:rPr>
        <w:rFonts w:ascii="Symbol" w:hAnsi="Symbol" w:hint="default"/>
      </w:rPr>
    </w:lvl>
    <w:lvl w:ilvl="7" w:tplc="0C0A0003" w:tentative="1">
      <w:start w:val="1"/>
      <w:numFmt w:val="bullet"/>
      <w:lvlText w:val="o"/>
      <w:lvlJc w:val="left"/>
      <w:pPr>
        <w:ind w:left="6438" w:hanging="360"/>
      </w:pPr>
      <w:rPr>
        <w:rFonts w:ascii="Courier New" w:hAnsi="Courier New" w:cs="Courier New" w:hint="default"/>
      </w:rPr>
    </w:lvl>
    <w:lvl w:ilvl="8" w:tplc="0C0A0005" w:tentative="1">
      <w:start w:val="1"/>
      <w:numFmt w:val="bullet"/>
      <w:lvlText w:val=""/>
      <w:lvlJc w:val="left"/>
      <w:pPr>
        <w:ind w:left="7158" w:hanging="360"/>
      </w:pPr>
      <w:rPr>
        <w:rFonts w:ascii="Wingdings" w:hAnsi="Wingdings" w:hint="default"/>
      </w:rPr>
    </w:lvl>
  </w:abstractNum>
  <w:abstractNum w:abstractNumId="17" w15:restartNumberingAfterBreak="0">
    <w:nsid w:val="51AD111E"/>
    <w:multiLevelType w:val="hybridMultilevel"/>
    <w:tmpl w:val="507E8528"/>
    <w:lvl w:ilvl="0" w:tplc="0C0A0005">
      <w:start w:val="1"/>
      <w:numFmt w:val="bullet"/>
      <w:lvlText w:val=""/>
      <w:lvlJc w:val="left"/>
      <w:pPr>
        <w:ind w:left="984" w:hanging="360"/>
      </w:pPr>
      <w:rPr>
        <w:rFonts w:ascii="Wingdings" w:hAnsi="Wingdings" w:hint="default"/>
      </w:rPr>
    </w:lvl>
    <w:lvl w:ilvl="1" w:tplc="0C0A0003" w:tentative="1">
      <w:start w:val="1"/>
      <w:numFmt w:val="bullet"/>
      <w:lvlText w:val="o"/>
      <w:lvlJc w:val="left"/>
      <w:pPr>
        <w:ind w:left="1704" w:hanging="360"/>
      </w:pPr>
      <w:rPr>
        <w:rFonts w:ascii="Courier New" w:hAnsi="Courier New" w:cs="Courier New" w:hint="default"/>
      </w:rPr>
    </w:lvl>
    <w:lvl w:ilvl="2" w:tplc="0C0A0005" w:tentative="1">
      <w:start w:val="1"/>
      <w:numFmt w:val="bullet"/>
      <w:lvlText w:val=""/>
      <w:lvlJc w:val="left"/>
      <w:pPr>
        <w:ind w:left="2424" w:hanging="360"/>
      </w:pPr>
      <w:rPr>
        <w:rFonts w:ascii="Wingdings" w:hAnsi="Wingdings" w:hint="default"/>
      </w:rPr>
    </w:lvl>
    <w:lvl w:ilvl="3" w:tplc="0C0A0001" w:tentative="1">
      <w:start w:val="1"/>
      <w:numFmt w:val="bullet"/>
      <w:lvlText w:val=""/>
      <w:lvlJc w:val="left"/>
      <w:pPr>
        <w:ind w:left="3144" w:hanging="360"/>
      </w:pPr>
      <w:rPr>
        <w:rFonts w:ascii="Symbol" w:hAnsi="Symbol" w:hint="default"/>
      </w:rPr>
    </w:lvl>
    <w:lvl w:ilvl="4" w:tplc="0C0A0003" w:tentative="1">
      <w:start w:val="1"/>
      <w:numFmt w:val="bullet"/>
      <w:lvlText w:val="o"/>
      <w:lvlJc w:val="left"/>
      <w:pPr>
        <w:ind w:left="3864" w:hanging="360"/>
      </w:pPr>
      <w:rPr>
        <w:rFonts w:ascii="Courier New" w:hAnsi="Courier New" w:cs="Courier New" w:hint="default"/>
      </w:rPr>
    </w:lvl>
    <w:lvl w:ilvl="5" w:tplc="0C0A0005" w:tentative="1">
      <w:start w:val="1"/>
      <w:numFmt w:val="bullet"/>
      <w:lvlText w:val=""/>
      <w:lvlJc w:val="left"/>
      <w:pPr>
        <w:ind w:left="4584" w:hanging="360"/>
      </w:pPr>
      <w:rPr>
        <w:rFonts w:ascii="Wingdings" w:hAnsi="Wingdings" w:hint="default"/>
      </w:rPr>
    </w:lvl>
    <w:lvl w:ilvl="6" w:tplc="0C0A0001" w:tentative="1">
      <w:start w:val="1"/>
      <w:numFmt w:val="bullet"/>
      <w:lvlText w:val=""/>
      <w:lvlJc w:val="left"/>
      <w:pPr>
        <w:ind w:left="5304" w:hanging="360"/>
      </w:pPr>
      <w:rPr>
        <w:rFonts w:ascii="Symbol" w:hAnsi="Symbol" w:hint="default"/>
      </w:rPr>
    </w:lvl>
    <w:lvl w:ilvl="7" w:tplc="0C0A0003" w:tentative="1">
      <w:start w:val="1"/>
      <w:numFmt w:val="bullet"/>
      <w:lvlText w:val="o"/>
      <w:lvlJc w:val="left"/>
      <w:pPr>
        <w:ind w:left="6024" w:hanging="360"/>
      </w:pPr>
      <w:rPr>
        <w:rFonts w:ascii="Courier New" w:hAnsi="Courier New" w:cs="Courier New" w:hint="default"/>
      </w:rPr>
    </w:lvl>
    <w:lvl w:ilvl="8" w:tplc="0C0A0005" w:tentative="1">
      <w:start w:val="1"/>
      <w:numFmt w:val="bullet"/>
      <w:lvlText w:val=""/>
      <w:lvlJc w:val="left"/>
      <w:pPr>
        <w:ind w:left="6744" w:hanging="360"/>
      </w:pPr>
      <w:rPr>
        <w:rFonts w:ascii="Wingdings" w:hAnsi="Wingdings" w:hint="default"/>
      </w:rPr>
    </w:lvl>
  </w:abstractNum>
  <w:abstractNum w:abstractNumId="18" w15:restartNumberingAfterBreak="0">
    <w:nsid w:val="5CF601C4"/>
    <w:multiLevelType w:val="hybridMultilevel"/>
    <w:tmpl w:val="FB3814F6"/>
    <w:lvl w:ilvl="0" w:tplc="DC2C0C12">
      <w:start w:val="1"/>
      <w:numFmt w:val="bullet"/>
      <w:lvlText w:val="-"/>
      <w:lvlJc w:val="left"/>
      <w:pPr>
        <w:ind w:left="2436" w:hanging="360"/>
      </w:pPr>
      <w:rPr>
        <w:rFonts w:ascii="Times New Roman" w:eastAsia="Calibri" w:hAnsi="Times New Roman" w:cs="Times New Roman" w:hint="default"/>
      </w:rPr>
    </w:lvl>
    <w:lvl w:ilvl="1" w:tplc="0C0A0003" w:tentative="1">
      <w:start w:val="1"/>
      <w:numFmt w:val="bullet"/>
      <w:lvlText w:val="o"/>
      <w:lvlJc w:val="left"/>
      <w:pPr>
        <w:ind w:left="2478" w:hanging="360"/>
      </w:pPr>
      <w:rPr>
        <w:rFonts w:ascii="Courier New" w:hAnsi="Courier New" w:cs="Courier New" w:hint="default"/>
      </w:rPr>
    </w:lvl>
    <w:lvl w:ilvl="2" w:tplc="0C0A0005" w:tentative="1">
      <w:start w:val="1"/>
      <w:numFmt w:val="bullet"/>
      <w:lvlText w:val=""/>
      <w:lvlJc w:val="left"/>
      <w:pPr>
        <w:ind w:left="3198" w:hanging="360"/>
      </w:pPr>
      <w:rPr>
        <w:rFonts w:ascii="Wingdings" w:hAnsi="Wingdings" w:hint="default"/>
      </w:rPr>
    </w:lvl>
    <w:lvl w:ilvl="3" w:tplc="0C0A0001" w:tentative="1">
      <w:start w:val="1"/>
      <w:numFmt w:val="bullet"/>
      <w:lvlText w:val=""/>
      <w:lvlJc w:val="left"/>
      <w:pPr>
        <w:ind w:left="3918" w:hanging="360"/>
      </w:pPr>
      <w:rPr>
        <w:rFonts w:ascii="Symbol" w:hAnsi="Symbol" w:hint="default"/>
      </w:rPr>
    </w:lvl>
    <w:lvl w:ilvl="4" w:tplc="0C0A0003" w:tentative="1">
      <w:start w:val="1"/>
      <w:numFmt w:val="bullet"/>
      <w:lvlText w:val="o"/>
      <w:lvlJc w:val="left"/>
      <w:pPr>
        <w:ind w:left="4638" w:hanging="360"/>
      </w:pPr>
      <w:rPr>
        <w:rFonts w:ascii="Courier New" w:hAnsi="Courier New" w:cs="Courier New" w:hint="default"/>
      </w:rPr>
    </w:lvl>
    <w:lvl w:ilvl="5" w:tplc="0C0A0005" w:tentative="1">
      <w:start w:val="1"/>
      <w:numFmt w:val="bullet"/>
      <w:lvlText w:val=""/>
      <w:lvlJc w:val="left"/>
      <w:pPr>
        <w:ind w:left="5358" w:hanging="360"/>
      </w:pPr>
      <w:rPr>
        <w:rFonts w:ascii="Wingdings" w:hAnsi="Wingdings" w:hint="default"/>
      </w:rPr>
    </w:lvl>
    <w:lvl w:ilvl="6" w:tplc="0C0A0001" w:tentative="1">
      <w:start w:val="1"/>
      <w:numFmt w:val="bullet"/>
      <w:lvlText w:val=""/>
      <w:lvlJc w:val="left"/>
      <w:pPr>
        <w:ind w:left="6078" w:hanging="360"/>
      </w:pPr>
      <w:rPr>
        <w:rFonts w:ascii="Symbol" w:hAnsi="Symbol" w:hint="default"/>
      </w:rPr>
    </w:lvl>
    <w:lvl w:ilvl="7" w:tplc="0C0A0003" w:tentative="1">
      <w:start w:val="1"/>
      <w:numFmt w:val="bullet"/>
      <w:lvlText w:val="o"/>
      <w:lvlJc w:val="left"/>
      <w:pPr>
        <w:ind w:left="6798" w:hanging="360"/>
      </w:pPr>
      <w:rPr>
        <w:rFonts w:ascii="Courier New" w:hAnsi="Courier New" w:cs="Courier New" w:hint="default"/>
      </w:rPr>
    </w:lvl>
    <w:lvl w:ilvl="8" w:tplc="0C0A0005" w:tentative="1">
      <w:start w:val="1"/>
      <w:numFmt w:val="bullet"/>
      <w:lvlText w:val=""/>
      <w:lvlJc w:val="left"/>
      <w:pPr>
        <w:ind w:left="7518" w:hanging="360"/>
      </w:pPr>
      <w:rPr>
        <w:rFonts w:ascii="Wingdings" w:hAnsi="Wingdings" w:hint="default"/>
      </w:rPr>
    </w:lvl>
  </w:abstractNum>
  <w:abstractNum w:abstractNumId="19" w15:restartNumberingAfterBreak="0">
    <w:nsid w:val="6D715EF0"/>
    <w:multiLevelType w:val="hybridMultilevel"/>
    <w:tmpl w:val="6708F5C2"/>
    <w:lvl w:ilvl="0" w:tplc="0C0A0005">
      <w:start w:val="1"/>
      <w:numFmt w:val="bullet"/>
      <w:lvlText w:val=""/>
      <w:lvlJc w:val="left"/>
      <w:pPr>
        <w:ind w:left="984" w:hanging="360"/>
      </w:pPr>
      <w:rPr>
        <w:rFonts w:ascii="Wingdings" w:hAnsi="Wingdings" w:hint="default"/>
      </w:rPr>
    </w:lvl>
    <w:lvl w:ilvl="1" w:tplc="0C0A0003" w:tentative="1">
      <w:start w:val="1"/>
      <w:numFmt w:val="bullet"/>
      <w:lvlText w:val="o"/>
      <w:lvlJc w:val="left"/>
      <w:pPr>
        <w:ind w:left="1704" w:hanging="360"/>
      </w:pPr>
      <w:rPr>
        <w:rFonts w:ascii="Courier New" w:hAnsi="Courier New" w:cs="Courier New" w:hint="default"/>
      </w:rPr>
    </w:lvl>
    <w:lvl w:ilvl="2" w:tplc="0C0A0005" w:tentative="1">
      <w:start w:val="1"/>
      <w:numFmt w:val="bullet"/>
      <w:lvlText w:val=""/>
      <w:lvlJc w:val="left"/>
      <w:pPr>
        <w:ind w:left="2424" w:hanging="360"/>
      </w:pPr>
      <w:rPr>
        <w:rFonts w:ascii="Wingdings" w:hAnsi="Wingdings" w:hint="default"/>
      </w:rPr>
    </w:lvl>
    <w:lvl w:ilvl="3" w:tplc="0C0A0001" w:tentative="1">
      <w:start w:val="1"/>
      <w:numFmt w:val="bullet"/>
      <w:lvlText w:val=""/>
      <w:lvlJc w:val="left"/>
      <w:pPr>
        <w:ind w:left="3144" w:hanging="360"/>
      </w:pPr>
      <w:rPr>
        <w:rFonts w:ascii="Symbol" w:hAnsi="Symbol" w:hint="default"/>
      </w:rPr>
    </w:lvl>
    <w:lvl w:ilvl="4" w:tplc="0C0A0003" w:tentative="1">
      <w:start w:val="1"/>
      <w:numFmt w:val="bullet"/>
      <w:lvlText w:val="o"/>
      <w:lvlJc w:val="left"/>
      <w:pPr>
        <w:ind w:left="3864" w:hanging="360"/>
      </w:pPr>
      <w:rPr>
        <w:rFonts w:ascii="Courier New" w:hAnsi="Courier New" w:cs="Courier New" w:hint="default"/>
      </w:rPr>
    </w:lvl>
    <w:lvl w:ilvl="5" w:tplc="0C0A0005" w:tentative="1">
      <w:start w:val="1"/>
      <w:numFmt w:val="bullet"/>
      <w:lvlText w:val=""/>
      <w:lvlJc w:val="left"/>
      <w:pPr>
        <w:ind w:left="4584" w:hanging="360"/>
      </w:pPr>
      <w:rPr>
        <w:rFonts w:ascii="Wingdings" w:hAnsi="Wingdings" w:hint="default"/>
      </w:rPr>
    </w:lvl>
    <w:lvl w:ilvl="6" w:tplc="0C0A0001" w:tentative="1">
      <w:start w:val="1"/>
      <w:numFmt w:val="bullet"/>
      <w:lvlText w:val=""/>
      <w:lvlJc w:val="left"/>
      <w:pPr>
        <w:ind w:left="5304" w:hanging="360"/>
      </w:pPr>
      <w:rPr>
        <w:rFonts w:ascii="Symbol" w:hAnsi="Symbol" w:hint="default"/>
      </w:rPr>
    </w:lvl>
    <w:lvl w:ilvl="7" w:tplc="0C0A0003" w:tentative="1">
      <w:start w:val="1"/>
      <w:numFmt w:val="bullet"/>
      <w:lvlText w:val="o"/>
      <w:lvlJc w:val="left"/>
      <w:pPr>
        <w:ind w:left="6024" w:hanging="360"/>
      </w:pPr>
      <w:rPr>
        <w:rFonts w:ascii="Courier New" w:hAnsi="Courier New" w:cs="Courier New" w:hint="default"/>
      </w:rPr>
    </w:lvl>
    <w:lvl w:ilvl="8" w:tplc="0C0A0005" w:tentative="1">
      <w:start w:val="1"/>
      <w:numFmt w:val="bullet"/>
      <w:lvlText w:val=""/>
      <w:lvlJc w:val="left"/>
      <w:pPr>
        <w:ind w:left="6744" w:hanging="360"/>
      </w:pPr>
      <w:rPr>
        <w:rFonts w:ascii="Wingdings" w:hAnsi="Wingdings" w:hint="default"/>
      </w:rPr>
    </w:lvl>
  </w:abstractNum>
  <w:abstractNum w:abstractNumId="20" w15:restartNumberingAfterBreak="0">
    <w:nsid w:val="72D82AD2"/>
    <w:multiLevelType w:val="hybridMultilevel"/>
    <w:tmpl w:val="3B28BEDC"/>
    <w:lvl w:ilvl="0" w:tplc="0C0A0005">
      <w:start w:val="1"/>
      <w:numFmt w:val="bullet"/>
      <w:lvlText w:val=""/>
      <w:lvlJc w:val="left"/>
      <w:pPr>
        <w:ind w:left="1758"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73931519"/>
    <w:multiLevelType w:val="hybridMultilevel"/>
    <w:tmpl w:val="E9642F66"/>
    <w:lvl w:ilvl="0" w:tplc="DC2C0C12">
      <w:start w:val="1"/>
      <w:numFmt w:val="bullet"/>
      <w:lvlText w:val="-"/>
      <w:lvlJc w:val="left"/>
      <w:pPr>
        <w:ind w:left="1398" w:hanging="360"/>
      </w:pPr>
      <w:rPr>
        <w:rFonts w:ascii="Times New Roman" w:eastAsia="Calibri" w:hAnsi="Times New Roman" w:cs="Times New Roman" w:hint="default"/>
      </w:rPr>
    </w:lvl>
    <w:lvl w:ilvl="1" w:tplc="0C0A0003" w:tentative="1">
      <w:start w:val="1"/>
      <w:numFmt w:val="bullet"/>
      <w:lvlText w:val="o"/>
      <w:lvlJc w:val="left"/>
      <w:pPr>
        <w:ind w:left="2118" w:hanging="360"/>
      </w:pPr>
      <w:rPr>
        <w:rFonts w:ascii="Courier New" w:hAnsi="Courier New" w:cs="Courier New" w:hint="default"/>
      </w:rPr>
    </w:lvl>
    <w:lvl w:ilvl="2" w:tplc="0C0A0005" w:tentative="1">
      <w:start w:val="1"/>
      <w:numFmt w:val="bullet"/>
      <w:lvlText w:val=""/>
      <w:lvlJc w:val="left"/>
      <w:pPr>
        <w:ind w:left="2838" w:hanging="360"/>
      </w:pPr>
      <w:rPr>
        <w:rFonts w:ascii="Wingdings" w:hAnsi="Wingdings" w:hint="default"/>
      </w:rPr>
    </w:lvl>
    <w:lvl w:ilvl="3" w:tplc="0C0A0001" w:tentative="1">
      <w:start w:val="1"/>
      <w:numFmt w:val="bullet"/>
      <w:lvlText w:val=""/>
      <w:lvlJc w:val="left"/>
      <w:pPr>
        <w:ind w:left="3558" w:hanging="360"/>
      </w:pPr>
      <w:rPr>
        <w:rFonts w:ascii="Symbol" w:hAnsi="Symbol" w:hint="default"/>
      </w:rPr>
    </w:lvl>
    <w:lvl w:ilvl="4" w:tplc="0C0A0003" w:tentative="1">
      <w:start w:val="1"/>
      <w:numFmt w:val="bullet"/>
      <w:lvlText w:val="o"/>
      <w:lvlJc w:val="left"/>
      <w:pPr>
        <w:ind w:left="4278" w:hanging="360"/>
      </w:pPr>
      <w:rPr>
        <w:rFonts w:ascii="Courier New" w:hAnsi="Courier New" w:cs="Courier New" w:hint="default"/>
      </w:rPr>
    </w:lvl>
    <w:lvl w:ilvl="5" w:tplc="0C0A0005" w:tentative="1">
      <w:start w:val="1"/>
      <w:numFmt w:val="bullet"/>
      <w:lvlText w:val=""/>
      <w:lvlJc w:val="left"/>
      <w:pPr>
        <w:ind w:left="4998" w:hanging="360"/>
      </w:pPr>
      <w:rPr>
        <w:rFonts w:ascii="Wingdings" w:hAnsi="Wingdings" w:hint="default"/>
      </w:rPr>
    </w:lvl>
    <w:lvl w:ilvl="6" w:tplc="0C0A0001" w:tentative="1">
      <w:start w:val="1"/>
      <w:numFmt w:val="bullet"/>
      <w:lvlText w:val=""/>
      <w:lvlJc w:val="left"/>
      <w:pPr>
        <w:ind w:left="5718" w:hanging="360"/>
      </w:pPr>
      <w:rPr>
        <w:rFonts w:ascii="Symbol" w:hAnsi="Symbol" w:hint="default"/>
      </w:rPr>
    </w:lvl>
    <w:lvl w:ilvl="7" w:tplc="0C0A0003" w:tentative="1">
      <w:start w:val="1"/>
      <w:numFmt w:val="bullet"/>
      <w:lvlText w:val="o"/>
      <w:lvlJc w:val="left"/>
      <w:pPr>
        <w:ind w:left="6438" w:hanging="360"/>
      </w:pPr>
      <w:rPr>
        <w:rFonts w:ascii="Courier New" w:hAnsi="Courier New" w:cs="Courier New" w:hint="default"/>
      </w:rPr>
    </w:lvl>
    <w:lvl w:ilvl="8" w:tplc="0C0A0005" w:tentative="1">
      <w:start w:val="1"/>
      <w:numFmt w:val="bullet"/>
      <w:lvlText w:val=""/>
      <w:lvlJc w:val="left"/>
      <w:pPr>
        <w:ind w:left="7158" w:hanging="360"/>
      </w:pPr>
      <w:rPr>
        <w:rFonts w:ascii="Wingdings" w:hAnsi="Wingdings" w:hint="default"/>
      </w:rPr>
    </w:lvl>
  </w:abstractNum>
  <w:abstractNum w:abstractNumId="22" w15:restartNumberingAfterBreak="0">
    <w:nsid w:val="74066B8E"/>
    <w:multiLevelType w:val="hybridMultilevel"/>
    <w:tmpl w:val="8E942848"/>
    <w:lvl w:ilvl="0" w:tplc="DC2C0C12">
      <w:start w:val="1"/>
      <w:numFmt w:val="bullet"/>
      <w:lvlText w:val="-"/>
      <w:lvlJc w:val="left"/>
      <w:pPr>
        <w:ind w:left="1398" w:hanging="360"/>
      </w:pPr>
      <w:rPr>
        <w:rFonts w:ascii="Times New Roman" w:eastAsia="Calibri" w:hAnsi="Times New Roman" w:cs="Times New Roman" w:hint="default"/>
      </w:rPr>
    </w:lvl>
    <w:lvl w:ilvl="1" w:tplc="0C0A0003" w:tentative="1">
      <w:start w:val="1"/>
      <w:numFmt w:val="bullet"/>
      <w:lvlText w:val="o"/>
      <w:lvlJc w:val="left"/>
      <w:pPr>
        <w:ind w:left="2118" w:hanging="360"/>
      </w:pPr>
      <w:rPr>
        <w:rFonts w:ascii="Courier New" w:hAnsi="Courier New" w:cs="Courier New" w:hint="default"/>
      </w:rPr>
    </w:lvl>
    <w:lvl w:ilvl="2" w:tplc="0C0A0005" w:tentative="1">
      <w:start w:val="1"/>
      <w:numFmt w:val="bullet"/>
      <w:lvlText w:val=""/>
      <w:lvlJc w:val="left"/>
      <w:pPr>
        <w:ind w:left="2838" w:hanging="360"/>
      </w:pPr>
      <w:rPr>
        <w:rFonts w:ascii="Wingdings" w:hAnsi="Wingdings" w:hint="default"/>
      </w:rPr>
    </w:lvl>
    <w:lvl w:ilvl="3" w:tplc="0C0A0001" w:tentative="1">
      <w:start w:val="1"/>
      <w:numFmt w:val="bullet"/>
      <w:lvlText w:val=""/>
      <w:lvlJc w:val="left"/>
      <w:pPr>
        <w:ind w:left="3558" w:hanging="360"/>
      </w:pPr>
      <w:rPr>
        <w:rFonts w:ascii="Symbol" w:hAnsi="Symbol" w:hint="default"/>
      </w:rPr>
    </w:lvl>
    <w:lvl w:ilvl="4" w:tplc="0C0A0003" w:tentative="1">
      <w:start w:val="1"/>
      <w:numFmt w:val="bullet"/>
      <w:lvlText w:val="o"/>
      <w:lvlJc w:val="left"/>
      <w:pPr>
        <w:ind w:left="4278" w:hanging="360"/>
      </w:pPr>
      <w:rPr>
        <w:rFonts w:ascii="Courier New" w:hAnsi="Courier New" w:cs="Courier New" w:hint="default"/>
      </w:rPr>
    </w:lvl>
    <w:lvl w:ilvl="5" w:tplc="0C0A0005" w:tentative="1">
      <w:start w:val="1"/>
      <w:numFmt w:val="bullet"/>
      <w:lvlText w:val=""/>
      <w:lvlJc w:val="left"/>
      <w:pPr>
        <w:ind w:left="4998" w:hanging="360"/>
      </w:pPr>
      <w:rPr>
        <w:rFonts w:ascii="Wingdings" w:hAnsi="Wingdings" w:hint="default"/>
      </w:rPr>
    </w:lvl>
    <w:lvl w:ilvl="6" w:tplc="0C0A0001" w:tentative="1">
      <w:start w:val="1"/>
      <w:numFmt w:val="bullet"/>
      <w:lvlText w:val=""/>
      <w:lvlJc w:val="left"/>
      <w:pPr>
        <w:ind w:left="5718" w:hanging="360"/>
      </w:pPr>
      <w:rPr>
        <w:rFonts w:ascii="Symbol" w:hAnsi="Symbol" w:hint="default"/>
      </w:rPr>
    </w:lvl>
    <w:lvl w:ilvl="7" w:tplc="0C0A0003" w:tentative="1">
      <w:start w:val="1"/>
      <w:numFmt w:val="bullet"/>
      <w:lvlText w:val="o"/>
      <w:lvlJc w:val="left"/>
      <w:pPr>
        <w:ind w:left="6438" w:hanging="360"/>
      </w:pPr>
      <w:rPr>
        <w:rFonts w:ascii="Courier New" w:hAnsi="Courier New" w:cs="Courier New" w:hint="default"/>
      </w:rPr>
    </w:lvl>
    <w:lvl w:ilvl="8" w:tplc="0C0A0005" w:tentative="1">
      <w:start w:val="1"/>
      <w:numFmt w:val="bullet"/>
      <w:lvlText w:val=""/>
      <w:lvlJc w:val="left"/>
      <w:pPr>
        <w:ind w:left="7158" w:hanging="360"/>
      </w:pPr>
      <w:rPr>
        <w:rFonts w:ascii="Wingdings" w:hAnsi="Wingdings" w:hint="default"/>
      </w:rPr>
    </w:lvl>
  </w:abstractNum>
  <w:abstractNum w:abstractNumId="23" w15:restartNumberingAfterBreak="0">
    <w:nsid w:val="7D160565"/>
    <w:multiLevelType w:val="hybridMultilevel"/>
    <w:tmpl w:val="45DC73A8"/>
    <w:lvl w:ilvl="0" w:tplc="0C0A0005">
      <w:start w:val="1"/>
      <w:numFmt w:val="bullet"/>
      <w:lvlText w:val=""/>
      <w:lvlJc w:val="left"/>
      <w:pPr>
        <w:ind w:left="1758" w:hanging="360"/>
      </w:pPr>
      <w:rPr>
        <w:rFonts w:ascii="Wingdings" w:hAnsi="Wingdings" w:hint="default"/>
      </w:rPr>
    </w:lvl>
    <w:lvl w:ilvl="1" w:tplc="0C0A0003" w:tentative="1">
      <w:start w:val="1"/>
      <w:numFmt w:val="bullet"/>
      <w:lvlText w:val="o"/>
      <w:lvlJc w:val="left"/>
      <w:pPr>
        <w:ind w:left="2478" w:hanging="360"/>
      </w:pPr>
      <w:rPr>
        <w:rFonts w:ascii="Courier New" w:hAnsi="Courier New" w:cs="Courier New" w:hint="default"/>
      </w:rPr>
    </w:lvl>
    <w:lvl w:ilvl="2" w:tplc="0C0A0005" w:tentative="1">
      <w:start w:val="1"/>
      <w:numFmt w:val="bullet"/>
      <w:lvlText w:val=""/>
      <w:lvlJc w:val="left"/>
      <w:pPr>
        <w:ind w:left="3198" w:hanging="360"/>
      </w:pPr>
      <w:rPr>
        <w:rFonts w:ascii="Wingdings" w:hAnsi="Wingdings" w:hint="default"/>
      </w:rPr>
    </w:lvl>
    <w:lvl w:ilvl="3" w:tplc="0C0A0001" w:tentative="1">
      <w:start w:val="1"/>
      <w:numFmt w:val="bullet"/>
      <w:lvlText w:val=""/>
      <w:lvlJc w:val="left"/>
      <w:pPr>
        <w:ind w:left="3918" w:hanging="360"/>
      </w:pPr>
      <w:rPr>
        <w:rFonts w:ascii="Symbol" w:hAnsi="Symbol" w:hint="default"/>
      </w:rPr>
    </w:lvl>
    <w:lvl w:ilvl="4" w:tplc="0C0A0003" w:tentative="1">
      <w:start w:val="1"/>
      <w:numFmt w:val="bullet"/>
      <w:lvlText w:val="o"/>
      <w:lvlJc w:val="left"/>
      <w:pPr>
        <w:ind w:left="4638" w:hanging="360"/>
      </w:pPr>
      <w:rPr>
        <w:rFonts w:ascii="Courier New" w:hAnsi="Courier New" w:cs="Courier New" w:hint="default"/>
      </w:rPr>
    </w:lvl>
    <w:lvl w:ilvl="5" w:tplc="0C0A0005" w:tentative="1">
      <w:start w:val="1"/>
      <w:numFmt w:val="bullet"/>
      <w:lvlText w:val=""/>
      <w:lvlJc w:val="left"/>
      <w:pPr>
        <w:ind w:left="5358" w:hanging="360"/>
      </w:pPr>
      <w:rPr>
        <w:rFonts w:ascii="Wingdings" w:hAnsi="Wingdings" w:hint="default"/>
      </w:rPr>
    </w:lvl>
    <w:lvl w:ilvl="6" w:tplc="0C0A0001" w:tentative="1">
      <w:start w:val="1"/>
      <w:numFmt w:val="bullet"/>
      <w:lvlText w:val=""/>
      <w:lvlJc w:val="left"/>
      <w:pPr>
        <w:ind w:left="6078" w:hanging="360"/>
      </w:pPr>
      <w:rPr>
        <w:rFonts w:ascii="Symbol" w:hAnsi="Symbol" w:hint="default"/>
      </w:rPr>
    </w:lvl>
    <w:lvl w:ilvl="7" w:tplc="0C0A0003" w:tentative="1">
      <w:start w:val="1"/>
      <w:numFmt w:val="bullet"/>
      <w:lvlText w:val="o"/>
      <w:lvlJc w:val="left"/>
      <w:pPr>
        <w:ind w:left="6798" w:hanging="360"/>
      </w:pPr>
      <w:rPr>
        <w:rFonts w:ascii="Courier New" w:hAnsi="Courier New" w:cs="Courier New" w:hint="default"/>
      </w:rPr>
    </w:lvl>
    <w:lvl w:ilvl="8" w:tplc="0C0A0005" w:tentative="1">
      <w:start w:val="1"/>
      <w:numFmt w:val="bullet"/>
      <w:lvlText w:val=""/>
      <w:lvlJc w:val="left"/>
      <w:pPr>
        <w:ind w:left="7518" w:hanging="360"/>
      </w:pPr>
      <w:rPr>
        <w:rFonts w:ascii="Wingdings" w:hAnsi="Wingdings" w:hint="default"/>
      </w:rPr>
    </w:lvl>
  </w:abstractNum>
  <w:abstractNum w:abstractNumId="24" w15:restartNumberingAfterBreak="0">
    <w:nsid w:val="7D307DD6"/>
    <w:multiLevelType w:val="hybridMultilevel"/>
    <w:tmpl w:val="AE72B682"/>
    <w:lvl w:ilvl="0" w:tplc="0C0A0005">
      <w:start w:val="1"/>
      <w:numFmt w:val="bullet"/>
      <w:lvlText w:val=""/>
      <w:lvlJc w:val="left"/>
      <w:pPr>
        <w:ind w:left="984" w:hanging="360"/>
      </w:pPr>
      <w:rPr>
        <w:rFonts w:ascii="Wingdings" w:hAnsi="Wingdings" w:hint="default"/>
      </w:rPr>
    </w:lvl>
    <w:lvl w:ilvl="1" w:tplc="0C0A0003">
      <w:start w:val="1"/>
      <w:numFmt w:val="bullet"/>
      <w:lvlText w:val="o"/>
      <w:lvlJc w:val="left"/>
      <w:pPr>
        <w:ind w:left="1704" w:hanging="360"/>
      </w:pPr>
      <w:rPr>
        <w:rFonts w:ascii="Courier New" w:hAnsi="Courier New" w:cs="Courier New" w:hint="default"/>
      </w:rPr>
    </w:lvl>
    <w:lvl w:ilvl="2" w:tplc="0C0A0005" w:tentative="1">
      <w:start w:val="1"/>
      <w:numFmt w:val="bullet"/>
      <w:lvlText w:val=""/>
      <w:lvlJc w:val="left"/>
      <w:pPr>
        <w:ind w:left="2424" w:hanging="360"/>
      </w:pPr>
      <w:rPr>
        <w:rFonts w:ascii="Wingdings" w:hAnsi="Wingdings" w:hint="default"/>
      </w:rPr>
    </w:lvl>
    <w:lvl w:ilvl="3" w:tplc="0C0A0001" w:tentative="1">
      <w:start w:val="1"/>
      <w:numFmt w:val="bullet"/>
      <w:lvlText w:val=""/>
      <w:lvlJc w:val="left"/>
      <w:pPr>
        <w:ind w:left="3144" w:hanging="360"/>
      </w:pPr>
      <w:rPr>
        <w:rFonts w:ascii="Symbol" w:hAnsi="Symbol" w:hint="default"/>
      </w:rPr>
    </w:lvl>
    <w:lvl w:ilvl="4" w:tplc="0C0A0003" w:tentative="1">
      <w:start w:val="1"/>
      <w:numFmt w:val="bullet"/>
      <w:lvlText w:val="o"/>
      <w:lvlJc w:val="left"/>
      <w:pPr>
        <w:ind w:left="3864" w:hanging="360"/>
      </w:pPr>
      <w:rPr>
        <w:rFonts w:ascii="Courier New" w:hAnsi="Courier New" w:cs="Courier New" w:hint="default"/>
      </w:rPr>
    </w:lvl>
    <w:lvl w:ilvl="5" w:tplc="0C0A0005" w:tentative="1">
      <w:start w:val="1"/>
      <w:numFmt w:val="bullet"/>
      <w:lvlText w:val=""/>
      <w:lvlJc w:val="left"/>
      <w:pPr>
        <w:ind w:left="4584" w:hanging="360"/>
      </w:pPr>
      <w:rPr>
        <w:rFonts w:ascii="Wingdings" w:hAnsi="Wingdings" w:hint="default"/>
      </w:rPr>
    </w:lvl>
    <w:lvl w:ilvl="6" w:tplc="0C0A0001" w:tentative="1">
      <w:start w:val="1"/>
      <w:numFmt w:val="bullet"/>
      <w:lvlText w:val=""/>
      <w:lvlJc w:val="left"/>
      <w:pPr>
        <w:ind w:left="5304" w:hanging="360"/>
      </w:pPr>
      <w:rPr>
        <w:rFonts w:ascii="Symbol" w:hAnsi="Symbol" w:hint="default"/>
      </w:rPr>
    </w:lvl>
    <w:lvl w:ilvl="7" w:tplc="0C0A0003" w:tentative="1">
      <w:start w:val="1"/>
      <w:numFmt w:val="bullet"/>
      <w:lvlText w:val="o"/>
      <w:lvlJc w:val="left"/>
      <w:pPr>
        <w:ind w:left="6024" w:hanging="360"/>
      </w:pPr>
      <w:rPr>
        <w:rFonts w:ascii="Courier New" w:hAnsi="Courier New" w:cs="Courier New" w:hint="default"/>
      </w:rPr>
    </w:lvl>
    <w:lvl w:ilvl="8" w:tplc="0C0A0005" w:tentative="1">
      <w:start w:val="1"/>
      <w:numFmt w:val="bullet"/>
      <w:lvlText w:val=""/>
      <w:lvlJc w:val="left"/>
      <w:pPr>
        <w:ind w:left="6744" w:hanging="360"/>
      </w:pPr>
      <w:rPr>
        <w:rFonts w:ascii="Wingdings" w:hAnsi="Wingdings" w:hint="default"/>
      </w:rPr>
    </w:lvl>
  </w:abstractNum>
  <w:num w:numId="1" w16cid:durableId="939991931">
    <w:abstractNumId w:val="12"/>
  </w:num>
  <w:num w:numId="2" w16cid:durableId="508644664">
    <w:abstractNumId w:val="14"/>
  </w:num>
  <w:num w:numId="3" w16cid:durableId="89395014">
    <w:abstractNumId w:val="5"/>
  </w:num>
  <w:num w:numId="4" w16cid:durableId="1655141067">
    <w:abstractNumId w:val="4"/>
  </w:num>
  <w:num w:numId="5" w16cid:durableId="716861279">
    <w:abstractNumId w:val="22"/>
  </w:num>
  <w:num w:numId="6" w16cid:durableId="207760599">
    <w:abstractNumId w:val="18"/>
  </w:num>
  <w:num w:numId="7" w16cid:durableId="1707565736">
    <w:abstractNumId w:val="20"/>
  </w:num>
  <w:num w:numId="8" w16cid:durableId="1784230308">
    <w:abstractNumId w:val="8"/>
  </w:num>
  <w:num w:numId="9" w16cid:durableId="795215467">
    <w:abstractNumId w:val="21"/>
  </w:num>
  <w:num w:numId="10" w16cid:durableId="448670834">
    <w:abstractNumId w:val="0"/>
  </w:num>
  <w:num w:numId="11" w16cid:durableId="292490386">
    <w:abstractNumId w:val="16"/>
  </w:num>
  <w:num w:numId="12" w16cid:durableId="317422988">
    <w:abstractNumId w:val="11"/>
  </w:num>
  <w:num w:numId="13" w16cid:durableId="1781102477">
    <w:abstractNumId w:val="10"/>
  </w:num>
  <w:num w:numId="14" w16cid:durableId="1598440343">
    <w:abstractNumId w:val="15"/>
  </w:num>
  <w:num w:numId="15" w16cid:durableId="812671582">
    <w:abstractNumId w:val="23"/>
  </w:num>
  <w:num w:numId="16" w16cid:durableId="745037551">
    <w:abstractNumId w:val="9"/>
  </w:num>
  <w:num w:numId="17" w16cid:durableId="322511989">
    <w:abstractNumId w:val="6"/>
  </w:num>
  <w:num w:numId="18" w16cid:durableId="308677109">
    <w:abstractNumId w:val="7"/>
  </w:num>
  <w:num w:numId="19" w16cid:durableId="1346908099">
    <w:abstractNumId w:val="2"/>
  </w:num>
  <w:num w:numId="20" w16cid:durableId="2012443959">
    <w:abstractNumId w:val="3"/>
  </w:num>
  <w:num w:numId="21" w16cid:durableId="965427866">
    <w:abstractNumId w:val="19"/>
  </w:num>
  <w:num w:numId="22" w16cid:durableId="1912883618">
    <w:abstractNumId w:val="1"/>
  </w:num>
  <w:num w:numId="23" w16cid:durableId="1061945992">
    <w:abstractNumId w:val="24"/>
  </w:num>
  <w:num w:numId="24" w16cid:durableId="1388794707">
    <w:abstractNumId w:val="13"/>
  </w:num>
  <w:num w:numId="25" w16cid:durableId="64955647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SE IGNACIO SANTOS MARTIN">
    <w15:presenceInfo w15:providerId="AD" w15:userId="S::jisantos@ubu.es::50dc59e1-0b4a-4374-af50-825c7b1e82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7G0MDUzMDYDsiwMjZV0lIJTi4sz8/NACgxrAaTzOJwsAAAA"/>
  </w:docVars>
  <w:rsids>
    <w:rsidRoot w:val="00961291"/>
    <w:rsid w:val="00002F14"/>
    <w:rsid w:val="00003DA4"/>
    <w:rsid w:val="000109AF"/>
    <w:rsid w:val="00012523"/>
    <w:rsid w:val="000162DF"/>
    <w:rsid w:val="00027F34"/>
    <w:rsid w:val="00056108"/>
    <w:rsid w:val="00066C1A"/>
    <w:rsid w:val="00083E41"/>
    <w:rsid w:val="000C73FD"/>
    <w:rsid w:val="000D2CB1"/>
    <w:rsid w:val="000E4FD1"/>
    <w:rsid w:val="00121410"/>
    <w:rsid w:val="001336B1"/>
    <w:rsid w:val="001619F7"/>
    <w:rsid w:val="00174ADA"/>
    <w:rsid w:val="00176A59"/>
    <w:rsid w:val="00183965"/>
    <w:rsid w:val="001A5AF8"/>
    <w:rsid w:val="001B5DF9"/>
    <w:rsid w:val="001C0E54"/>
    <w:rsid w:val="001C2E20"/>
    <w:rsid w:val="001C4415"/>
    <w:rsid w:val="001D2B44"/>
    <w:rsid w:val="001D4594"/>
    <w:rsid w:val="001E712B"/>
    <w:rsid w:val="002007A2"/>
    <w:rsid w:val="00201469"/>
    <w:rsid w:val="00211579"/>
    <w:rsid w:val="002167E0"/>
    <w:rsid w:val="00240A70"/>
    <w:rsid w:val="0026152E"/>
    <w:rsid w:val="002623E7"/>
    <w:rsid w:val="00264E87"/>
    <w:rsid w:val="00293429"/>
    <w:rsid w:val="002C36E7"/>
    <w:rsid w:val="002E3797"/>
    <w:rsid w:val="00301A2E"/>
    <w:rsid w:val="00312A45"/>
    <w:rsid w:val="003266B3"/>
    <w:rsid w:val="003378FC"/>
    <w:rsid w:val="00350771"/>
    <w:rsid w:val="0038034C"/>
    <w:rsid w:val="003848EA"/>
    <w:rsid w:val="0038617C"/>
    <w:rsid w:val="00391262"/>
    <w:rsid w:val="00397D4C"/>
    <w:rsid w:val="003A697D"/>
    <w:rsid w:val="003B3525"/>
    <w:rsid w:val="003B3836"/>
    <w:rsid w:val="003E1647"/>
    <w:rsid w:val="003F7258"/>
    <w:rsid w:val="00400427"/>
    <w:rsid w:val="00450542"/>
    <w:rsid w:val="00454AE6"/>
    <w:rsid w:val="004938DA"/>
    <w:rsid w:val="004A4654"/>
    <w:rsid w:val="004A56EE"/>
    <w:rsid w:val="004A5AB2"/>
    <w:rsid w:val="004B0637"/>
    <w:rsid w:val="004D1E23"/>
    <w:rsid w:val="004D3528"/>
    <w:rsid w:val="004F4D82"/>
    <w:rsid w:val="00512506"/>
    <w:rsid w:val="00513B74"/>
    <w:rsid w:val="005164BD"/>
    <w:rsid w:val="00542709"/>
    <w:rsid w:val="0056422A"/>
    <w:rsid w:val="005649B3"/>
    <w:rsid w:val="0057278B"/>
    <w:rsid w:val="00590A17"/>
    <w:rsid w:val="005A42C0"/>
    <w:rsid w:val="005A7CBC"/>
    <w:rsid w:val="005D3CBE"/>
    <w:rsid w:val="005E1D81"/>
    <w:rsid w:val="00616D83"/>
    <w:rsid w:val="00625AEB"/>
    <w:rsid w:val="00632B91"/>
    <w:rsid w:val="00635F15"/>
    <w:rsid w:val="00645E17"/>
    <w:rsid w:val="0065087F"/>
    <w:rsid w:val="00654672"/>
    <w:rsid w:val="0065560E"/>
    <w:rsid w:val="00697D07"/>
    <w:rsid w:val="006B2239"/>
    <w:rsid w:val="006C20B1"/>
    <w:rsid w:val="006D08DD"/>
    <w:rsid w:val="006D24A7"/>
    <w:rsid w:val="006E569C"/>
    <w:rsid w:val="00703414"/>
    <w:rsid w:val="00704F30"/>
    <w:rsid w:val="007052E1"/>
    <w:rsid w:val="007140A3"/>
    <w:rsid w:val="00717B2E"/>
    <w:rsid w:val="007219EF"/>
    <w:rsid w:val="007317C9"/>
    <w:rsid w:val="00741C5B"/>
    <w:rsid w:val="00766474"/>
    <w:rsid w:val="00771399"/>
    <w:rsid w:val="00785860"/>
    <w:rsid w:val="00787613"/>
    <w:rsid w:val="007917C3"/>
    <w:rsid w:val="007A2044"/>
    <w:rsid w:val="007B144E"/>
    <w:rsid w:val="007D0334"/>
    <w:rsid w:val="007F67BA"/>
    <w:rsid w:val="007F74FC"/>
    <w:rsid w:val="0081604B"/>
    <w:rsid w:val="0082108A"/>
    <w:rsid w:val="00824291"/>
    <w:rsid w:val="00833A09"/>
    <w:rsid w:val="00837479"/>
    <w:rsid w:val="00863A77"/>
    <w:rsid w:val="00870A12"/>
    <w:rsid w:val="0089224A"/>
    <w:rsid w:val="008A4E4E"/>
    <w:rsid w:val="008E10D4"/>
    <w:rsid w:val="008E38C9"/>
    <w:rsid w:val="008E6B08"/>
    <w:rsid w:val="008E73B7"/>
    <w:rsid w:val="008F5590"/>
    <w:rsid w:val="009005CF"/>
    <w:rsid w:val="00911BD2"/>
    <w:rsid w:val="009205FA"/>
    <w:rsid w:val="009207D4"/>
    <w:rsid w:val="00940CC8"/>
    <w:rsid w:val="009516BC"/>
    <w:rsid w:val="00961291"/>
    <w:rsid w:val="00985D9F"/>
    <w:rsid w:val="00991801"/>
    <w:rsid w:val="009C30BC"/>
    <w:rsid w:val="009C33CD"/>
    <w:rsid w:val="00A0296D"/>
    <w:rsid w:val="00A3202E"/>
    <w:rsid w:val="00A43619"/>
    <w:rsid w:val="00A6009E"/>
    <w:rsid w:val="00A63843"/>
    <w:rsid w:val="00A70E3F"/>
    <w:rsid w:val="00A814F1"/>
    <w:rsid w:val="00A87515"/>
    <w:rsid w:val="00A90ACA"/>
    <w:rsid w:val="00AB384C"/>
    <w:rsid w:val="00AB64BC"/>
    <w:rsid w:val="00AE6ECD"/>
    <w:rsid w:val="00AF4DDF"/>
    <w:rsid w:val="00B02B88"/>
    <w:rsid w:val="00B03E7E"/>
    <w:rsid w:val="00B30643"/>
    <w:rsid w:val="00B5440E"/>
    <w:rsid w:val="00B5479A"/>
    <w:rsid w:val="00B67C4D"/>
    <w:rsid w:val="00B821C2"/>
    <w:rsid w:val="00B9137F"/>
    <w:rsid w:val="00BA0C29"/>
    <w:rsid w:val="00BA2643"/>
    <w:rsid w:val="00BA35FE"/>
    <w:rsid w:val="00BB090B"/>
    <w:rsid w:val="00BE140B"/>
    <w:rsid w:val="00BE1B7A"/>
    <w:rsid w:val="00C22305"/>
    <w:rsid w:val="00C314AF"/>
    <w:rsid w:val="00C42CC2"/>
    <w:rsid w:val="00C53A94"/>
    <w:rsid w:val="00C578B6"/>
    <w:rsid w:val="00C75154"/>
    <w:rsid w:val="00C90659"/>
    <w:rsid w:val="00C943D6"/>
    <w:rsid w:val="00CB406B"/>
    <w:rsid w:val="00CC5081"/>
    <w:rsid w:val="00CD31AC"/>
    <w:rsid w:val="00CD540E"/>
    <w:rsid w:val="00CE1588"/>
    <w:rsid w:val="00CE6A11"/>
    <w:rsid w:val="00D056E1"/>
    <w:rsid w:val="00D067E3"/>
    <w:rsid w:val="00D07F10"/>
    <w:rsid w:val="00D1109C"/>
    <w:rsid w:val="00D128E6"/>
    <w:rsid w:val="00D12B2D"/>
    <w:rsid w:val="00D23AE7"/>
    <w:rsid w:val="00D24303"/>
    <w:rsid w:val="00D41D7C"/>
    <w:rsid w:val="00D55BFB"/>
    <w:rsid w:val="00D67A59"/>
    <w:rsid w:val="00D8009B"/>
    <w:rsid w:val="00D82067"/>
    <w:rsid w:val="00DA6EC2"/>
    <w:rsid w:val="00DD2BCD"/>
    <w:rsid w:val="00DD4549"/>
    <w:rsid w:val="00DD5CD0"/>
    <w:rsid w:val="00DE3510"/>
    <w:rsid w:val="00DE5D2C"/>
    <w:rsid w:val="00E5096A"/>
    <w:rsid w:val="00E51CBE"/>
    <w:rsid w:val="00E751A6"/>
    <w:rsid w:val="00EB3B16"/>
    <w:rsid w:val="00EC0A4F"/>
    <w:rsid w:val="00EC244C"/>
    <w:rsid w:val="00EE119E"/>
    <w:rsid w:val="00EE12EA"/>
    <w:rsid w:val="00F033C0"/>
    <w:rsid w:val="00F31938"/>
    <w:rsid w:val="00F51395"/>
    <w:rsid w:val="00F57B69"/>
    <w:rsid w:val="00F81FFB"/>
    <w:rsid w:val="00F85C8B"/>
    <w:rsid w:val="00F90564"/>
    <w:rsid w:val="00F9759C"/>
    <w:rsid w:val="00FA3BF3"/>
    <w:rsid w:val="00FB5DF6"/>
    <w:rsid w:val="00FC49A7"/>
    <w:rsid w:val="00FD37B2"/>
    <w:rsid w:val="00FE06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9A5D1"/>
  <w15:docId w15:val="{5A620FD6-F43A-4FDE-8A86-0BDC47B73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59" w:lineRule="auto"/>
        <w:ind w:left="340" w:right="340"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BFB"/>
    <w:rPr>
      <w:rFonts w:ascii="Times New Roman" w:eastAsia="Calibri" w:hAnsi="Times New Roman" w:cs="Calibri"/>
      <w:color w:val="000000"/>
    </w:rPr>
  </w:style>
  <w:style w:type="paragraph" w:styleId="Ttulo1">
    <w:name w:val="heading 1"/>
    <w:basedOn w:val="Normal"/>
    <w:next w:val="Normal"/>
    <w:link w:val="Ttulo1Car"/>
    <w:uiPriority w:val="9"/>
    <w:qFormat/>
    <w:rsid w:val="00D55BFB"/>
    <w:pPr>
      <w:keepNext/>
      <w:keepLines/>
      <w:spacing w:before="240"/>
      <w:outlineLvl w:val="0"/>
    </w:pPr>
    <w:rPr>
      <w:rFonts w:eastAsiaTheme="majorEastAsia" w:cstheme="majorBidi"/>
      <w:b/>
      <w:color w:val="auto"/>
      <w:sz w:val="32"/>
      <w:szCs w:val="32"/>
    </w:rPr>
  </w:style>
  <w:style w:type="paragraph" w:styleId="Ttulo2">
    <w:name w:val="heading 2"/>
    <w:basedOn w:val="Normal"/>
    <w:next w:val="Normal"/>
    <w:link w:val="Ttulo2Car"/>
    <w:uiPriority w:val="9"/>
    <w:unhideWhenUsed/>
    <w:qFormat/>
    <w:rsid w:val="00027F34"/>
    <w:pPr>
      <w:keepNext/>
      <w:keepLines/>
      <w:spacing w:before="40"/>
      <w:outlineLvl w:val="1"/>
    </w:pPr>
    <w:rPr>
      <w:rFonts w:eastAsiaTheme="majorEastAsia" w:cstheme="majorBidi"/>
      <w:color w:val="auto"/>
      <w:sz w:val="32"/>
      <w:szCs w:val="26"/>
    </w:rPr>
  </w:style>
  <w:style w:type="paragraph" w:styleId="Ttulo3">
    <w:name w:val="heading 3"/>
    <w:basedOn w:val="Normal"/>
    <w:next w:val="Normal"/>
    <w:link w:val="Ttulo3Car"/>
    <w:uiPriority w:val="9"/>
    <w:semiHidden/>
    <w:unhideWhenUsed/>
    <w:qFormat/>
    <w:rsid w:val="007B144E"/>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D55BFB"/>
    <w:rPr>
      <w:rFonts w:ascii="Times New Roman" w:eastAsiaTheme="majorEastAsia" w:hAnsi="Times New Roman" w:cstheme="majorBidi"/>
      <w:b/>
      <w:sz w:val="32"/>
      <w:szCs w:val="32"/>
    </w:rPr>
  </w:style>
  <w:style w:type="paragraph" w:styleId="Ttulo">
    <w:name w:val="Title"/>
    <w:basedOn w:val="Normal"/>
    <w:next w:val="Normal"/>
    <w:link w:val="TtuloCar"/>
    <w:uiPriority w:val="10"/>
    <w:qFormat/>
    <w:rsid w:val="006E569C"/>
    <w:pPr>
      <w:pBdr>
        <w:bottom w:val="single" w:sz="4" w:space="1" w:color="auto"/>
      </w:pBdr>
      <w:spacing w:line="240" w:lineRule="auto"/>
      <w:contextualSpacing/>
    </w:pPr>
    <w:rPr>
      <w:rFonts w:eastAsiaTheme="majorEastAsia" w:cstheme="majorBidi"/>
      <w:color w:val="auto"/>
      <w:spacing w:val="-10"/>
      <w:kern w:val="28"/>
      <w:sz w:val="56"/>
      <w:szCs w:val="56"/>
    </w:rPr>
  </w:style>
  <w:style w:type="character" w:customStyle="1" w:styleId="TtuloCar">
    <w:name w:val="Título Car"/>
    <w:basedOn w:val="Fuentedeprrafopredeter"/>
    <w:link w:val="Ttulo"/>
    <w:uiPriority w:val="10"/>
    <w:rsid w:val="006E569C"/>
    <w:rPr>
      <w:rFonts w:ascii="Times New Roman" w:eastAsiaTheme="majorEastAsia" w:hAnsi="Times New Roman" w:cstheme="majorBidi"/>
      <w:spacing w:val="-10"/>
      <w:kern w:val="28"/>
      <w:sz w:val="56"/>
      <w:szCs w:val="56"/>
    </w:rPr>
  </w:style>
  <w:style w:type="character" w:customStyle="1" w:styleId="Ttulo2Car">
    <w:name w:val="Título 2 Car"/>
    <w:basedOn w:val="Fuentedeprrafopredeter"/>
    <w:link w:val="Ttulo2"/>
    <w:uiPriority w:val="9"/>
    <w:rsid w:val="00027F34"/>
    <w:rPr>
      <w:rFonts w:ascii="Times New Roman" w:eastAsiaTheme="majorEastAsia" w:hAnsi="Times New Roman" w:cstheme="majorBidi"/>
      <w:sz w:val="32"/>
      <w:szCs w:val="26"/>
    </w:rPr>
  </w:style>
  <w:style w:type="paragraph" w:styleId="Subttulo">
    <w:name w:val="Subtitle"/>
    <w:basedOn w:val="Normal"/>
    <w:next w:val="Normal"/>
    <w:link w:val="SubttuloCar"/>
    <w:uiPriority w:val="11"/>
    <w:qFormat/>
    <w:rsid w:val="00D55BFB"/>
    <w:pPr>
      <w:numPr>
        <w:ilvl w:val="1"/>
      </w:numPr>
      <w:ind w:left="762" w:hanging="10"/>
    </w:pPr>
    <w:rPr>
      <w:rFonts w:eastAsiaTheme="minorEastAsia" w:cstheme="minorBidi"/>
      <w:color w:val="404040" w:themeColor="text1" w:themeTint="BF"/>
      <w:spacing w:val="15"/>
      <w:sz w:val="22"/>
      <w:szCs w:val="22"/>
    </w:rPr>
  </w:style>
  <w:style w:type="character" w:customStyle="1" w:styleId="SubttuloCar">
    <w:name w:val="Subtítulo Car"/>
    <w:basedOn w:val="Fuentedeprrafopredeter"/>
    <w:link w:val="Subttulo"/>
    <w:uiPriority w:val="11"/>
    <w:rsid w:val="00D55BFB"/>
    <w:rPr>
      <w:rFonts w:ascii="Times New Roman" w:hAnsi="Times New Roman"/>
      <w:color w:val="404040" w:themeColor="text1" w:themeTint="BF"/>
      <w:spacing w:val="15"/>
      <w:sz w:val="22"/>
      <w:szCs w:val="22"/>
    </w:rPr>
  </w:style>
  <w:style w:type="paragraph" w:styleId="TtuloTDC">
    <w:name w:val="TOC Heading"/>
    <w:basedOn w:val="Normal"/>
    <w:next w:val="Normal"/>
    <w:uiPriority w:val="39"/>
    <w:unhideWhenUsed/>
    <w:qFormat/>
    <w:rsid w:val="007B144E"/>
    <w:pPr>
      <w:pBdr>
        <w:bottom w:val="single" w:sz="4" w:space="1" w:color="auto"/>
      </w:pBdr>
      <w:ind w:left="0" w:right="0" w:firstLine="0"/>
      <w:jc w:val="center"/>
    </w:pPr>
    <w:rPr>
      <w:b/>
      <w:kern w:val="0"/>
      <w:sz w:val="48"/>
      <w14:ligatures w14:val="none"/>
    </w:rPr>
  </w:style>
  <w:style w:type="paragraph" w:styleId="Prrafodelista">
    <w:name w:val="List Paragraph"/>
    <w:basedOn w:val="Normal"/>
    <w:uiPriority w:val="34"/>
    <w:qFormat/>
    <w:rsid w:val="005E1D81"/>
    <w:pPr>
      <w:ind w:left="720" w:right="0" w:firstLine="0"/>
      <w:contextualSpacing/>
    </w:pPr>
    <w:rPr>
      <w:rFonts w:eastAsiaTheme="minorHAnsi" w:cstheme="minorBidi"/>
      <w:color w:val="auto"/>
      <w:szCs w:val="22"/>
      <w:lang w:eastAsia="en-US"/>
    </w:rPr>
  </w:style>
  <w:style w:type="paragraph" w:styleId="Textoindependiente">
    <w:name w:val="Body Text"/>
    <w:basedOn w:val="Normal"/>
    <w:link w:val="TextoindependienteCar"/>
    <w:uiPriority w:val="1"/>
    <w:qFormat/>
    <w:rsid w:val="00027F34"/>
    <w:pPr>
      <w:widowControl w:val="0"/>
      <w:autoSpaceDE w:val="0"/>
      <w:autoSpaceDN w:val="0"/>
      <w:ind w:left="0" w:right="0" w:firstLine="0"/>
      <w:jc w:val="left"/>
    </w:pPr>
    <w:rPr>
      <w:rFonts w:eastAsia="Times New Roman" w:cs="Times New Roman"/>
      <w:color w:val="auto"/>
      <w:kern w:val="0"/>
      <w:lang w:eastAsia="en-US"/>
      <w14:ligatures w14:val="none"/>
    </w:rPr>
  </w:style>
  <w:style w:type="character" w:customStyle="1" w:styleId="TextoindependienteCar">
    <w:name w:val="Texto independiente Car"/>
    <w:basedOn w:val="Fuentedeprrafopredeter"/>
    <w:link w:val="Textoindependiente"/>
    <w:uiPriority w:val="1"/>
    <w:rsid w:val="00027F34"/>
    <w:rPr>
      <w:rFonts w:ascii="Times New Roman" w:eastAsia="Times New Roman" w:hAnsi="Times New Roman" w:cs="Times New Roman"/>
      <w:kern w:val="0"/>
      <w:lang w:eastAsia="en-US"/>
      <w14:ligatures w14:val="none"/>
    </w:rPr>
  </w:style>
  <w:style w:type="paragraph" w:styleId="Textonotapie">
    <w:name w:val="footnote text"/>
    <w:basedOn w:val="Normal"/>
    <w:link w:val="TextonotapieCar"/>
    <w:uiPriority w:val="99"/>
    <w:semiHidden/>
    <w:unhideWhenUsed/>
    <w:rsid w:val="007B144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B144E"/>
    <w:rPr>
      <w:rFonts w:ascii="Times New Roman" w:eastAsia="Calibri" w:hAnsi="Times New Roman" w:cs="Calibri"/>
      <w:color w:val="000000"/>
      <w:sz w:val="20"/>
      <w:szCs w:val="20"/>
    </w:rPr>
  </w:style>
  <w:style w:type="character" w:styleId="Refdenotaalpie">
    <w:name w:val="footnote reference"/>
    <w:basedOn w:val="Fuentedeprrafopredeter"/>
    <w:uiPriority w:val="99"/>
    <w:semiHidden/>
    <w:unhideWhenUsed/>
    <w:rsid w:val="007B144E"/>
    <w:rPr>
      <w:vertAlign w:val="superscript"/>
    </w:rPr>
  </w:style>
  <w:style w:type="paragraph" w:styleId="TDC1">
    <w:name w:val="toc 1"/>
    <w:basedOn w:val="Normal"/>
    <w:next w:val="Normal"/>
    <w:autoRedefine/>
    <w:uiPriority w:val="39"/>
    <w:unhideWhenUsed/>
    <w:rsid w:val="007B144E"/>
    <w:pPr>
      <w:spacing w:after="100"/>
      <w:ind w:left="0"/>
    </w:pPr>
  </w:style>
  <w:style w:type="character" w:styleId="Hipervnculo">
    <w:name w:val="Hyperlink"/>
    <w:basedOn w:val="Fuentedeprrafopredeter"/>
    <w:uiPriority w:val="99"/>
    <w:unhideWhenUsed/>
    <w:rsid w:val="007B144E"/>
    <w:rPr>
      <w:color w:val="467886" w:themeColor="hyperlink"/>
      <w:u w:val="single"/>
    </w:rPr>
  </w:style>
  <w:style w:type="paragraph" w:styleId="TDC2">
    <w:name w:val="toc 2"/>
    <w:basedOn w:val="Normal"/>
    <w:next w:val="Normal"/>
    <w:autoRedefine/>
    <w:uiPriority w:val="39"/>
    <w:unhideWhenUsed/>
    <w:rsid w:val="007B144E"/>
    <w:pPr>
      <w:spacing w:after="100"/>
      <w:ind w:left="220" w:right="0" w:firstLine="0"/>
      <w:jc w:val="left"/>
    </w:pPr>
    <w:rPr>
      <w:rFonts w:asciiTheme="minorHAnsi" w:eastAsiaTheme="minorEastAsia" w:hAnsiTheme="minorHAnsi" w:cs="Times New Roman"/>
      <w:color w:val="auto"/>
      <w:kern w:val="0"/>
      <w:sz w:val="22"/>
      <w:szCs w:val="22"/>
      <w14:ligatures w14:val="none"/>
    </w:rPr>
  </w:style>
  <w:style w:type="paragraph" w:styleId="TDC3">
    <w:name w:val="toc 3"/>
    <w:basedOn w:val="Normal"/>
    <w:next w:val="Normal"/>
    <w:autoRedefine/>
    <w:uiPriority w:val="39"/>
    <w:unhideWhenUsed/>
    <w:rsid w:val="007B144E"/>
    <w:pPr>
      <w:spacing w:after="100"/>
      <w:ind w:left="440" w:right="0" w:firstLine="0"/>
      <w:jc w:val="left"/>
    </w:pPr>
    <w:rPr>
      <w:rFonts w:asciiTheme="minorHAnsi" w:eastAsiaTheme="minorEastAsia" w:hAnsiTheme="minorHAnsi" w:cs="Times New Roman"/>
      <w:color w:val="auto"/>
      <w:kern w:val="0"/>
      <w:sz w:val="22"/>
      <w:szCs w:val="22"/>
      <w14:ligatures w14:val="none"/>
    </w:rPr>
  </w:style>
  <w:style w:type="character" w:customStyle="1" w:styleId="Ttulo3Car">
    <w:name w:val="Título 3 Car"/>
    <w:basedOn w:val="Fuentedeprrafopredeter"/>
    <w:link w:val="Ttulo3"/>
    <w:uiPriority w:val="9"/>
    <w:semiHidden/>
    <w:rsid w:val="007B144E"/>
    <w:rPr>
      <w:rFonts w:asciiTheme="majorHAnsi" w:eastAsiaTheme="majorEastAsia" w:hAnsiTheme="majorHAnsi" w:cstheme="majorBidi"/>
      <w:color w:val="0A2F40" w:themeColor="accent1" w:themeShade="7F"/>
    </w:rPr>
  </w:style>
  <w:style w:type="paragraph" w:styleId="Encabezado">
    <w:name w:val="header"/>
    <w:basedOn w:val="Normal"/>
    <w:link w:val="EncabezadoCar"/>
    <w:uiPriority w:val="99"/>
    <w:unhideWhenUsed/>
    <w:rsid w:val="00DA6E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6EC2"/>
    <w:rPr>
      <w:rFonts w:ascii="Times New Roman" w:eastAsia="Calibri" w:hAnsi="Times New Roman" w:cs="Calibri"/>
      <w:color w:val="000000"/>
    </w:rPr>
  </w:style>
  <w:style w:type="paragraph" w:styleId="Piedepgina">
    <w:name w:val="footer"/>
    <w:basedOn w:val="Normal"/>
    <w:link w:val="PiedepginaCar"/>
    <w:uiPriority w:val="99"/>
    <w:unhideWhenUsed/>
    <w:rsid w:val="00DA6E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6EC2"/>
    <w:rPr>
      <w:rFonts w:ascii="Times New Roman" w:eastAsia="Calibri" w:hAnsi="Times New Roman" w:cs="Calibri"/>
      <w:color w:val="000000"/>
    </w:rPr>
  </w:style>
  <w:style w:type="character" w:styleId="Textodelmarcadordeposicin">
    <w:name w:val="Placeholder Text"/>
    <w:basedOn w:val="Fuentedeprrafopredeter"/>
    <w:uiPriority w:val="99"/>
    <w:semiHidden/>
    <w:rsid w:val="00003DA4"/>
    <w:rPr>
      <w:color w:val="666666"/>
    </w:rPr>
  </w:style>
  <w:style w:type="paragraph" w:styleId="Bibliografa">
    <w:name w:val="Bibliography"/>
    <w:basedOn w:val="Normal"/>
    <w:next w:val="Normal"/>
    <w:uiPriority w:val="37"/>
    <w:unhideWhenUsed/>
    <w:rsid w:val="000162DF"/>
  </w:style>
  <w:style w:type="character" w:styleId="Hipervnculovisitado">
    <w:name w:val="FollowedHyperlink"/>
    <w:basedOn w:val="Fuentedeprrafopredeter"/>
    <w:uiPriority w:val="99"/>
    <w:semiHidden/>
    <w:unhideWhenUsed/>
    <w:rsid w:val="00F90564"/>
    <w:rPr>
      <w:color w:val="96607D" w:themeColor="followedHyperlink"/>
      <w:u w:val="single"/>
    </w:rPr>
  </w:style>
  <w:style w:type="paragraph" w:styleId="Revisin">
    <w:name w:val="Revision"/>
    <w:hidden/>
    <w:uiPriority w:val="99"/>
    <w:semiHidden/>
    <w:rsid w:val="00F81FFB"/>
    <w:pPr>
      <w:spacing w:after="0" w:line="240" w:lineRule="auto"/>
      <w:ind w:left="0" w:right="0" w:firstLine="0"/>
      <w:jc w:val="left"/>
    </w:pPr>
    <w:rPr>
      <w:rFonts w:ascii="Times New Roman" w:eastAsia="Calibri" w:hAnsi="Times New Roman" w:cs="Calibri"/>
      <w:color w:val="000000"/>
    </w:rPr>
  </w:style>
  <w:style w:type="paragraph" w:styleId="Descripcin">
    <w:name w:val="caption"/>
    <w:basedOn w:val="Normal"/>
    <w:next w:val="Normal"/>
    <w:uiPriority w:val="35"/>
    <w:unhideWhenUsed/>
    <w:qFormat/>
    <w:rsid w:val="004A4654"/>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4A4654"/>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490853">
      <w:bodyDiv w:val="1"/>
      <w:marLeft w:val="0"/>
      <w:marRight w:val="0"/>
      <w:marTop w:val="0"/>
      <w:marBottom w:val="0"/>
      <w:divBdr>
        <w:top w:val="none" w:sz="0" w:space="0" w:color="auto"/>
        <w:left w:val="none" w:sz="0" w:space="0" w:color="auto"/>
        <w:bottom w:val="none" w:sz="0" w:space="0" w:color="auto"/>
        <w:right w:val="none" w:sz="0" w:space="0" w:color="auto"/>
      </w:divBdr>
      <w:divsChild>
        <w:div w:id="1233272413">
          <w:marLeft w:val="0"/>
          <w:marRight w:val="0"/>
          <w:marTop w:val="0"/>
          <w:marBottom w:val="0"/>
          <w:divBdr>
            <w:top w:val="none" w:sz="0" w:space="0" w:color="auto"/>
            <w:left w:val="none" w:sz="0" w:space="0" w:color="auto"/>
            <w:bottom w:val="none" w:sz="0" w:space="0" w:color="auto"/>
            <w:right w:val="none" w:sz="0" w:space="0" w:color="auto"/>
          </w:divBdr>
          <w:divsChild>
            <w:div w:id="738747457">
              <w:marLeft w:val="0"/>
              <w:marRight w:val="0"/>
              <w:marTop w:val="0"/>
              <w:marBottom w:val="0"/>
              <w:divBdr>
                <w:top w:val="none" w:sz="0" w:space="0" w:color="auto"/>
                <w:left w:val="none" w:sz="0" w:space="0" w:color="auto"/>
                <w:bottom w:val="none" w:sz="0" w:space="0" w:color="auto"/>
                <w:right w:val="none" w:sz="0" w:space="0" w:color="auto"/>
              </w:divBdr>
              <w:divsChild>
                <w:div w:id="93902211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24283782">
      <w:bodyDiv w:val="1"/>
      <w:marLeft w:val="0"/>
      <w:marRight w:val="0"/>
      <w:marTop w:val="0"/>
      <w:marBottom w:val="0"/>
      <w:divBdr>
        <w:top w:val="none" w:sz="0" w:space="0" w:color="auto"/>
        <w:left w:val="none" w:sz="0" w:space="0" w:color="auto"/>
        <w:bottom w:val="none" w:sz="0" w:space="0" w:color="auto"/>
        <w:right w:val="none" w:sz="0" w:space="0" w:color="auto"/>
      </w:divBdr>
      <w:divsChild>
        <w:div w:id="1963027234">
          <w:marLeft w:val="0"/>
          <w:marRight w:val="0"/>
          <w:marTop w:val="0"/>
          <w:marBottom w:val="0"/>
          <w:divBdr>
            <w:top w:val="none" w:sz="0" w:space="0" w:color="auto"/>
            <w:left w:val="none" w:sz="0" w:space="0" w:color="auto"/>
            <w:bottom w:val="none" w:sz="0" w:space="0" w:color="auto"/>
            <w:right w:val="none" w:sz="0" w:space="0" w:color="auto"/>
          </w:divBdr>
          <w:divsChild>
            <w:div w:id="1503810290">
              <w:marLeft w:val="0"/>
              <w:marRight w:val="0"/>
              <w:marTop w:val="0"/>
              <w:marBottom w:val="0"/>
              <w:divBdr>
                <w:top w:val="none" w:sz="0" w:space="0" w:color="auto"/>
                <w:left w:val="none" w:sz="0" w:space="0" w:color="auto"/>
                <w:bottom w:val="none" w:sz="0" w:space="0" w:color="auto"/>
                <w:right w:val="none" w:sz="0" w:space="0" w:color="auto"/>
              </w:divBdr>
              <w:divsChild>
                <w:div w:id="1618367763">
                  <w:marLeft w:val="600"/>
                  <w:marRight w:val="96"/>
                  <w:marTop w:val="0"/>
                  <w:marBottom w:val="0"/>
                  <w:divBdr>
                    <w:top w:val="none" w:sz="0" w:space="0" w:color="auto"/>
                    <w:left w:val="none" w:sz="0" w:space="0" w:color="auto"/>
                    <w:bottom w:val="none" w:sz="0" w:space="0" w:color="auto"/>
                    <w:right w:val="none" w:sz="0" w:space="0" w:color="auto"/>
                  </w:divBdr>
                </w:div>
              </w:divsChild>
            </w:div>
            <w:div w:id="1779181932">
              <w:marLeft w:val="0"/>
              <w:marRight w:val="0"/>
              <w:marTop w:val="0"/>
              <w:marBottom w:val="0"/>
              <w:divBdr>
                <w:top w:val="none" w:sz="0" w:space="0" w:color="auto"/>
                <w:left w:val="none" w:sz="0" w:space="0" w:color="auto"/>
                <w:bottom w:val="none" w:sz="0" w:space="0" w:color="auto"/>
                <w:right w:val="none" w:sz="0" w:space="0" w:color="auto"/>
              </w:divBdr>
              <w:divsChild>
                <w:div w:id="596405255">
                  <w:marLeft w:val="600"/>
                  <w:marRight w:val="96"/>
                  <w:marTop w:val="0"/>
                  <w:marBottom w:val="0"/>
                  <w:divBdr>
                    <w:top w:val="none" w:sz="0" w:space="0" w:color="auto"/>
                    <w:left w:val="none" w:sz="0" w:space="0" w:color="auto"/>
                    <w:bottom w:val="none" w:sz="0" w:space="0" w:color="auto"/>
                    <w:right w:val="none" w:sz="0" w:space="0" w:color="auto"/>
                  </w:divBdr>
                </w:div>
              </w:divsChild>
            </w:div>
            <w:div w:id="1874340881">
              <w:marLeft w:val="0"/>
              <w:marRight w:val="0"/>
              <w:marTop w:val="0"/>
              <w:marBottom w:val="0"/>
              <w:divBdr>
                <w:top w:val="none" w:sz="0" w:space="0" w:color="auto"/>
                <w:left w:val="none" w:sz="0" w:space="0" w:color="auto"/>
                <w:bottom w:val="none" w:sz="0" w:space="0" w:color="auto"/>
                <w:right w:val="none" w:sz="0" w:space="0" w:color="auto"/>
              </w:divBdr>
              <w:divsChild>
                <w:div w:id="882713188">
                  <w:marLeft w:val="600"/>
                  <w:marRight w:val="96"/>
                  <w:marTop w:val="0"/>
                  <w:marBottom w:val="0"/>
                  <w:divBdr>
                    <w:top w:val="none" w:sz="0" w:space="0" w:color="auto"/>
                    <w:left w:val="none" w:sz="0" w:space="0" w:color="auto"/>
                    <w:bottom w:val="none" w:sz="0" w:space="0" w:color="auto"/>
                    <w:right w:val="none" w:sz="0" w:space="0" w:color="auto"/>
                  </w:divBdr>
                </w:div>
              </w:divsChild>
            </w:div>
            <w:div w:id="1678196246">
              <w:marLeft w:val="0"/>
              <w:marRight w:val="0"/>
              <w:marTop w:val="0"/>
              <w:marBottom w:val="0"/>
              <w:divBdr>
                <w:top w:val="none" w:sz="0" w:space="0" w:color="auto"/>
                <w:left w:val="none" w:sz="0" w:space="0" w:color="auto"/>
                <w:bottom w:val="none" w:sz="0" w:space="0" w:color="auto"/>
                <w:right w:val="none" w:sz="0" w:space="0" w:color="auto"/>
              </w:divBdr>
              <w:divsChild>
                <w:div w:id="490295948">
                  <w:marLeft w:val="600"/>
                  <w:marRight w:val="96"/>
                  <w:marTop w:val="0"/>
                  <w:marBottom w:val="0"/>
                  <w:divBdr>
                    <w:top w:val="none" w:sz="0" w:space="0" w:color="auto"/>
                    <w:left w:val="none" w:sz="0" w:space="0" w:color="auto"/>
                    <w:bottom w:val="none" w:sz="0" w:space="0" w:color="auto"/>
                    <w:right w:val="none" w:sz="0" w:space="0" w:color="auto"/>
                  </w:divBdr>
                </w:div>
              </w:divsChild>
            </w:div>
            <w:div w:id="465776753">
              <w:marLeft w:val="0"/>
              <w:marRight w:val="0"/>
              <w:marTop w:val="0"/>
              <w:marBottom w:val="0"/>
              <w:divBdr>
                <w:top w:val="none" w:sz="0" w:space="0" w:color="auto"/>
                <w:left w:val="none" w:sz="0" w:space="0" w:color="auto"/>
                <w:bottom w:val="none" w:sz="0" w:space="0" w:color="auto"/>
                <w:right w:val="none" w:sz="0" w:space="0" w:color="auto"/>
              </w:divBdr>
              <w:divsChild>
                <w:div w:id="2101100512">
                  <w:marLeft w:val="600"/>
                  <w:marRight w:val="96"/>
                  <w:marTop w:val="0"/>
                  <w:marBottom w:val="0"/>
                  <w:divBdr>
                    <w:top w:val="none" w:sz="0" w:space="0" w:color="auto"/>
                    <w:left w:val="none" w:sz="0" w:space="0" w:color="auto"/>
                    <w:bottom w:val="none" w:sz="0" w:space="0" w:color="auto"/>
                    <w:right w:val="none" w:sz="0" w:space="0" w:color="auto"/>
                  </w:divBdr>
                </w:div>
              </w:divsChild>
            </w:div>
            <w:div w:id="1828208582">
              <w:marLeft w:val="0"/>
              <w:marRight w:val="0"/>
              <w:marTop w:val="0"/>
              <w:marBottom w:val="0"/>
              <w:divBdr>
                <w:top w:val="none" w:sz="0" w:space="0" w:color="auto"/>
                <w:left w:val="none" w:sz="0" w:space="0" w:color="auto"/>
                <w:bottom w:val="none" w:sz="0" w:space="0" w:color="auto"/>
                <w:right w:val="none" w:sz="0" w:space="0" w:color="auto"/>
              </w:divBdr>
              <w:divsChild>
                <w:div w:id="1926186795">
                  <w:marLeft w:val="600"/>
                  <w:marRight w:val="96"/>
                  <w:marTop w:val="0"/>
                  <w:marBottom w:val="0"/>
                  <w:divBdr>
                    <w:top w:val="none" w:sz="0" w:space="0" w:color="auto"/>
                    <w:left w:val="none" w:sz="0" w:space="0" w:color="auto"/>
                    <w:bottom w:val="none" w:sz="0" w:space="0" w:color="auto"/>
                    <w:right w:val="none" w:sz="0" w:space="0" w:color="auto"/>
                  </w:divBdr>
                </w:div>
              </w:divsChild>
            </w:div>
            <w:div w:id="59714132">
              <w:marLeft w:val="0"/>
              <w:marRight w:val="0"/>
              <w:marTop w:val="0"/>
              <w:marBottom w:val="0"/>
              <w:divBdr>
                <w:top w:val="none" w:sz="0" w:space="0" w:color="auto"/>
                <w:left w:val="none" w:sz="0" w:space="0" w:color="auto"/>
                <w:bottom w:val="none" w:sz="0" w:space="0" w:color="auto"/>
                <w:right w:val="none" w:sz="0" w:space="0" w:color="auto"/>
              </w:divBdr>
              <w:divsChild>
                <w:div w:id="491069105">
                  <w:marLeft w:val="600"/>
                  <w:marRight w:val="96"/>
                  <w:marTop w:val="0"/>
                  <w:marBottom w:val="0"/>
                  <w:divBdr>
                    <w:top w:val="none" w:sz="0" w:space="0" w:color="auto"/>
                    <w:left w:val="none" w:sz="0" w:space="0" w:color="auto"/>
                    <w:bottom w:val="none" w:sz="0" w:space="0" w:color="auto"/>
                    <w:right w:val="none" w:sz="0" w:space="0" w:color="auto"/>
                  </w:divBdr>
                </w:div>
              </w:divsChild>
            </w:div>
            <w:div w:id="1004674716">
              <w:marLeft w:val="0"/>
              <w:marRight w:val="0"/>
              <w:marTop w:val="0"/>
              <w:marBottom w:val="0"/>
              <w:divBdr>
                <w:top w:val="none" w:sz="0" w:space="0" w:color="auto"/>
                <w:left w:val="none" w:sz="0" w:space="0" w:color="auto"/>
                <w:bottom w:val="none" w:sz="0" w:space="0" w:color="auto"/>
                <w:right w:val="none" w:sz="0" w:space="0" w:color="auto"/>
              </w:divBdr>
              <w:divsChild>
                <w:div w:id="1513911522">
                  <w:marLeft w:val="600"/>
                  <w:marRight w:val="96"/>
                  <w:marTop w:val="0"/>
                  <w:marBottom w:val="0"/>
                  <w:divBdr>
                    <w:top w:val="none" w:sz="0" w:space="0" w:color="auto"/>
                    <w:left w:val="none" w:sz="0" w:space="0" w:color="auto"/>
                    <w:bottom w:val="none" w:sz="0" w:space="0" w:color="auto"/>
                    <w:right w:val="none" w:sz="0" w:space="0" w:color="auto"/>
                  </w:divBdr>
                </w:div>
              </w:divsChild>
            </w:div>
            <w:div w:id="568614330">
              <w:marLeft w:val="0"/>
              <w:marRight w:val="0"/>
              <w:marTop w:val="0"/>
              <w:marBottom w:val="0"/>
              <w:divBdr>
                <w:top w:val="none" w:sz="0" w:space="0" w:color="auto"/>
                <w:left w:val="none" w:sz="0" w:space="0" w:color="auto"/>
                <w:bottom w:val="none" w:sz="0" w:space="0" w:color="auto"/>
                <w:right w:val="none" w:sz="0" w:space="0" w:color="auto"/>
              </w:divBdr>
              <w:divsChild>
                <w:div w:id="1322782038">
                  <w:marLeft w:val="600"/>
                  <w:marRight w:val="96"/>
                  <w:marTop w:val="0"/>
                  <w:marBottom w:val="0"/>
                  <w:divBdr>
                    <w:top w:val="none" w:sz="0" w:space="0" w:color="auto"/>
                    <w:left w:val="none" w:sz="0" w:space="0" w:color="auto"/>
                    <w:bottom w:val="none" w:sz="0" w:space="0" w:color="auto"/>
                    <w:right w:val="none" w:sz="0" w:space="0" w:color="auto"/>
                  </w:divBdr>
                </w:div>
              </w:divsChild>
            </w:div>
            <w:div w:id="1784305739">
              <w:marLeft w:val="0"/>
              <w:marRight w:val="0"/>
              <w:marTop w:val="0"/>
              <w:marBottom w:val="0"/>
              <w:divBdr>
                <w:top w:val="none" w:sz="0" w:space="0" w:color="auto"/>
                <w:left w:val="none" w:sz="0" w:space="0" w:color="auto"/>
                <w:bottom w:val="none" w:sz="0" w:space="0" w:color="auto"/>
                <w:right w:val="none" w:sz="0" w:space="0" w:color="auto"/>
              </w:divBdr>
              <w:divsChild>
                <w:div w:id="978922058">
                  <w:marLeft w:val="600"/>
                  <w:marRight w:val="96"/>
                  <w:marTop w:val="0"/>
                  <w:marBottom w:val="0"/>
                  <w:divBdr>
                    <w:top w:val="none" w:sz="0" w:space="0" w:color="auto"/>
                    <w:left w:val="none" w:sz="0" w:space="0" w:color="auto"/>
                    <w:bottom w:val="none" w:sz="0" w:space="0" w:color="auto"/>
                    <w:right w:val="none" w:sz="0" w:space="0" w:color="auto"/>
                  </w:divBdr>
                </w:div>
              </w:divsChild>
            </w:div>
            <w:div w:id="1924874217">
              <w:marLeft w:val="0"/>
              <w:marRight w:val="0"/>
              <w:marTop w:val="0"/>
              <w:marBottom w:val="0"/>
              <w:divBdr>
                <w:top w:val="none" w:sz="0" w:space="0" w:color="auto"/>
                <w:left w:val="none" w:sz="0" w:space="0" w:color="auto"/>
                <w:bottom w:val="none" w:sz="0" w:space="0" w:color="auto"/>
                <w:right w:val="none" w:sz="0" w:space="0" w:color="auto"/>
              </w:divBdr>
              <w:divsChild>
                <w:div w:id="1212225334">
                  <w:marLeft w:val="600"/>
                  <w:marRight w:val="96"/>
                  <w:marTop w:val="0"/>
                  <w:marBottom w:val="0"/>
                  <w:divBdr>
                    <w:top w:val="none" w:sz="0" w:space="0" w:color="auto"/>
                    <w:left w:val="none" w:sz="0" w:space="0" w:color="auto"/>
                    <w:bottom w:val="none" w:sz="0" w:space="0" w:color="auto"/>
                    <w:right w:val="none" w:sz="0" w:space="0" w:color="auto"/>
                  </w:divBdr>
                </w:div>
              </w:divsChild>
            </w:div>
            <w:div w:id="1472094006">
              <w:marLeft w:val="0"/>
              <w:marRight w:val="0"/>
              <w:marTop w:val="0"/>
              <w:marBottom w:val="0"/>
              <w:divBdr>
                <w:top w:val="none" w:sz="0" w:space="0" w:color="auto"/>
                <w:left w:val="none" w:sz="0" w:space="0" w:color="auto"/>
                <w:bottom w:val="none" w:sz="0" w:space="0" w:color="auto"/>
                <w:right w:val="none" w:sz="0" w:space="0" w:color="auto"/>
              </w:divBdr>
              <w:divsChild>
                <w:div w:id="1962610201">
                  <w:marLeft w:val="600"/>
                  <w:marRight w:val="96"/>
                  <w:marTop w:val="0"/>
                  <w:marBottom w:val="0"/>
                  <w:divBdr>
                    <w:top w:val="none" w:sz="0" w:space="0" w:color="auto"/>
                    <w:left w:val="none" w:sz="0" w:space="0" w:color="auto"/>
                    <w:bottom w:val="none" w:sz="0" w:space="0" w:color="auto"/>
                    <w:right w:val="none" w:sz="0" w:space="0" w:color="auto"/>
                  </w:divBdr>
                </w:div>
              </w:divsChild>
            </w:div>
            <w:div w:id="820730024">
              <w:marLeft w:val="0"/>
              <w:marRight w:val="0"/>
              <w:marTop w:val="0"/>
              <w:marBottom w:val="0"/>
              <w:divBdr>
                <w:top w:val="none" w:sz="0" w:space="0" w:color="auto"/>
                <w:left w:val="none" w:sz="0" w:space="0" w:color="auto"/>
                <w:bottom w:val="none" w:sz="0" w:space="0" w:color="auto"/>
                <w:right w:val="none" w:sz="0" w:space="0" w:color="auto"/>
              </w:divBdr>
              <w:divsChild>
                <w:div w:id="1261985319">
                  <w:marLeft w:val="600"/>
                  <w:marRight w:val="96"/>
                  <w:marTop w:val="0"/>
                  <w:marBottom w:val="0"/>
                  <w:divBdr>
                    <w:top w:val="none" w:sz="0" w:space="0" w:color="auto"/>
                    <w:left w:val="none" w:sz="0" w:space="0" w:color="auto"/>
                    <w:bottom w:val="none" w:sz="0" w:space="0" w:color="auto"/>
                    <w:right w:val="none" w:sz="0" w:space="0" w:color="auto"/>
                  </w:divBdr>
                </w:div>
              </w:divsChild>
            </w:div>
            <w:div w:id="1394546457">
              <w:marLeft w:val="0"/>
              <w:marRight w:val="0"/>
              <w:marTop w:val="0"/>
              <w:marBottom w:val="0"/>
              <w:divBdr>
                <w:top w:val="none" w:sz="0" w:space="0" w:color="auto"/>
                <w:left w:val="none" w:sz="0" w:space="0" w:color="auto"/>
                <w:bottom w:val="none" w:sz="0" w:space="0" w:color="auto"/>
                <w:right w:val="none" w:sz="0" w:space="0" w:color="auto"/>
              </w:divBdr>
              <w:divsChild>
                <w:div w:id="1396128260">
                  <w:marLeft w:val="600"/>
                  <w:marRight w:val="96"/>
                  <w:marTop w:val="0"/>
                  <w:marBottom w:val="0"/>
                  <w:divBdr>
                    <w:top w:val="none" w:sz="0" w:space="0" w:color="auto"/>
                    <w:left w:val="none" w:sz="0" w:space="0" w:color="auto"/>
                    <w:bottom w:val="none" w:sz="0" w:space="0" w:color="auto"/>
                    <w:right w:val="none" w:sz="0" w:space="0" w:color="auto"/>
                  </w:divBdr>
                </w:div>
              </w:divsChild>
            </w:div>
            <w:div w:id="523905026">
              <w:marLeft w:val="0"/>
              <w:marRight w:val="0"/>
              <w:marTop w:val="0"/>
              <w:marBottom w:val="0"/>
              <w:divBdr>
                <w:top w:val="none" w:sz="0" w:space="0" w:color="auto"/>
                <w:left w:val="none" w:sz="0" w:space="0" w:color="auto"/>
                <w:bottom w:val="none" w:sz="0" w:space="0" w:color="auto"/>
                <w:right w:val="none" w:sz="0" w:space="0" w:color="auto"/>
              </w:divBdr>
              <w:divsChild>
                <w:div w:id="568424007">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43586276">
      <w:bodyDiv w:val="1"/>
      <w:marLeft w:val="0"/>
      <w:marRight w:val="0"/>
      <w:marTop w:val="0"/>
      <w:marBottom w:val="0"/>
      <w:divBdr>
        <w:top w:val="none" w:sz="0" w:space="0" w:color="auto"/>
        <w:left w:val="none" w:sz="0" w:space="0" w:color="auto"/>
        <w:bottom w:val="none" w:sz="0" w:space="0" w:color="auto"/>
        <w:right w:val="none" w:sz="0" w:space="0" w:color="auto"/>
      </w:divBdr>
    </w:div>
    <w:div w:id="789321801">
      <w:bodyDiv w:val="1"/>
      <w:marLeft w:val="0"/>
      <w:marRight w:val="0"/>
      <w:marTop w:val="0"/>
      <w:marBottom w:val="0"/>
      <w:divBdr>
        <w:top w:val="none" w:sz="0" w:space="0" w:color="auto"/>
        <w:left w:val="none" w:sz="0" w:space="0" w:color="auto"/>
        <w:bottom w:val="none" w:sz="0" w:space="0" w:color="auto"/>
        <w:right w:val="none" w:sz="0" w:space="0" w:color="auto"/>
      </w:divBdr>
      <w:divsChild>
        <w:div w:id="2004236874">
          <w:marLeft w:val="0"/>
          <w:marRight w:val="0"/>
          <w:marTop w:val="0"/>
          <w:marBottom w:val="0"/>
          <w:divBdr>
            <w:top w:val="none" w:sz="0" w:space="0" w:color="auto"/>
            <w:left w:val="none" w:sz="0" w:space="0" w:color="auto"/>
            <w:bottom w:val="none" w:sz="0" w:space="0" w:color="auto"/>
            <w:right w:val="none" w:sz="0" w:space="0" w:color="auto"/>
          </w:divBdr>
          <w:divsChild>
            <w:div w:id="75328179">
              <w:marLeft w:val="0"/>
              <w:marRight w:val="0"/>
              <w:marTop w:val="0"/>
              <w:marBottom w:val="0"/>
              <w:divBdr>
                <w:top w:val="none" w:sz="0" w:space="0" w:color="auto"/>
                <w:left w:val="none" w:sz="0" w:space="0" w:color="auto"/>
                <w:bottom w:val="none" w:sz="0" w:space="0" w:color="auto"/>
                <w:right w:val="none" w:sz="0" w:space="0" w:color="auto"/>
              </w:divBdr>
              <w:divsChild>
                <w:div w:id="166431497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21985485">
      <w:bodyDiv w:val="1"/>
      <w:marLeft w:val="0"/>
      <w:marRight w:val="0"/>
      <w:marTop w:val="0"/>
      <w:marBottom w:val="0"/>
      <w:divBdr>
        <w:top w:val="none" w:sz="0" w:space="0" w:color="auto"/>
        <w:left w:val="none" w:sz="0" w:space="0" w:color="auto"/>
        <w:bottom w:val="none" w:sz="0" w:space="0" w:color="auto"/>
        <w:right w:val="none" w:sz="0" w:space="0" w:color="auto"/>
      </w:divBdr>
    </w:div>
    <w:div w:id="1141577581">
      <w:bodyDiv w:val="1"/>
      <w:marLeft w:val="0"/>
      <w:marRight w:val="0"/>
      <w:marTop w:val="0"/>
      <w:marBottom w:val="0"/>
      <w:divBdr>
        <w:top w:val="none" w:sz="0" w:space="0" w:color="auto"/>
        <w:left w:val="none" w:sz="0" w:space="0" w:color="auto"/>
        <w:bottom w:val="none" w:sz="0" w:space="0" w:color="auto"/>
        <w:right w:val="none" w:sz="0" w:space="0" w:color="auto"/>
      </w:divBdr>
    </w:div>
    <w:div w:id="1165317065">
      <w:bodyDiv w:val="1"/>
      <w:marLeft w:val="0"/>
      <w:marRight w:val="0"/>
      <w:marTop w:val="0"/>
      <w:marBottom w:val="0"/>
      <w:divBdr>
        <w:top w:val="none" w:sz="0" w:space="0" w:color="auto"/>
        <w:left w:val="none" w:sz="0" w:space="0" w:color="auto"/>
        <w:bottom w:val="none" w:sz="0" w:space="0" w:color="auto"/>
        <w:right w:val="none" w:sz="0" w:space="0" w:color="auto"/>
      </w:divBdr>
    </w:div>
    <w:div w:id="1206258373">
      <w:bodyDiv w:val="1"/>
      <w:marLeft w:val="0"/>
      <w:marRight w:val="0"/>
      <w:marTop w:val="0"/>
      <w:marBottom w:val="0"/>
      <w:divBdr>
        <w:top w:val="none" w:sz="0" w:space="0" w:color="auto"/>
        <w:left w:val="none" w:sz="0" w:space="0" w:color="auto"/>
        <w:bottom w:val="none" w:sz="0" w:space="0" w:color="auto"/>
        <w:right w:val="none" w:sz="0" w:space="0" w:color="auto"/>
      </w:divBdr>
    </w:div>
    <w:div w:id="1385835925">
      <w:bodyDiv w:val="1"/>
      <w:marLeft w:val="0"/>
      <w:marRight w:val="0"/>
      <w:marTop w:val="0"/>
      <w:marBottom w:val="0"/>
      <w:divBdr>
        <w:top w:val="none" w:sz="0" w:space="0" w:color="auto"/>
        <w:left w:val="none" w:sz="0" w:space="0" w:color="auto"/>
        <w:bottom w:val="none" w:sz="0" w:space="0" w:color="auto"/>
        <w:right w:val="none" w:sz="0" w:space="0" w:color="auto"/>
      </w:divBdr>
      <w:divsChild>
        <w:div w:id="2124497683">
          <w:marLeft w:val="0"/>
          <w:marRight w:val="0"/>
          <w:marTop w:val="0"/>
          <w:marBottom w:val="0"/>
          <w:divBdr>
            <w:top w:val="none" w:sz="0" w:space="0" w:color="auto"/>
            <w:left w:val="none" w:sz="0" w:space="0" w:color="auto"/>
            <w:bottom w:val="none" w:sz="0" w:space="0" w:color="auto"/>
            <w:right w:val="none" w:sz="0" w:space="0" w:color="auto"/>
          </w:divBdr>
          <w:divsChild>
            <w:div w:id="1888566883">
              <w:marLeft w:val="0"/>
              <w:marRight w:val="0"/>
              <w:marTop w:val="0"/>
              <w:marBottom w:val="0"/>
              <w:divBdr>
                <w:top w:val="none" w:sz="0" w:space="0" w:color="auto"/>
                <w:left w:val="none" w:sz="0" w:space="0" w:color="auto"/>
                <w:bottom w:val="none" w:sz="0" w:space="0" w:color="auto"/>
                <w:right w:val="none" w:sz="0" w:space="0" w:color="auto"/>
              </w:divBdr>
              <w:divsChild>
                <w:div w:id="5154301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28968382">
      <w:bodyDiv w:val="1"/>
      <w:marLeft w:val="0"/>
      <w:marRight w:val="0"/>
      <w:marTop w:val="0"/>
      <w:marBottom w:val="0"/>
      <w:divBdr>
        <w:top w:val="none" w:sz="0" w:space="0" w:color="auto"/>
        <w:left w:val="none" w:sz="0" w:space="0" w:color="auto"/>
        <w:bottom w:val="none" w:sz="0" w:space="0" w:color="auto"/>
        <w:right w:val="none" w:sz="0" w:space="0" w:color="auto"/>
      </w:divBdr>
    </w:div>
    <w:div w:id="1684279396">
      <w:bodyDiv w:val="1"/>
      <w:marLeft w:val="0"/>
      <w:marRight w:val="0"/>
      <w:marTop w:val="0"/>
      <w:marBottom w:val="0"/>
      <w:divBdr>
        <w:top w:val="none" w:sz="0" w:space="0" w:color="auto"/>
        <w:left w:val="none" w:sz="0" w:space="0" w:color="auto"/>
        <w:bottom w:val="none" w:sz="0" w:space="0" w:color="auto"/>
        <w:right w:val="none" w:sz="0" w:space="0" w:color="auto"/>
      </w:divBdr>
    </w:div>
    <w:div w:id="1789156168">
      <w:bodyDiv w:val="1"/>
      <w:marLeft w:val="0"/>
      <w:marRight w:val="0"/>
      <w:marTop w:val="0"/>
      <w:marBottom w:val="0"/>
      <w:divBdr>
        <w:top w:val="none" w:sz="0" w:space="0" w:color="auto"/>
        <w:left w:val="none" w:sz="0" w:space="0" w:color="auto"/>
        <w:bottom w:val="none" w:sz="0" w:space="0" w:color="auto"/>
        <w:right w:val="none" w:sz="0" w:space="0" w:color="auto"/>
      </w:divBdr>
    </w:div>
    <w:div w:id="2111464767">
      <w:bodyDiv w:val="1"/>
      <w:marLeft w:val="0"/>
      <w:marRight w:val="0"/>
      <w:marTop w:val="0"/>
      <w:marBottom w:val="0"/>
      <w:divBdr>
        <w:top w:val="none" w:sz="0" w:space="0" w:color="auto"/>
        <w:left w:val="none" w:sz="0" w:space="0" w:color="auto"/>
        <w:bottom w:val="none" w:sz="0" w:space="0" w:color="auto"/>
        <w:right w:val="none" w:sz="0" w:space="0" w:color="auto"/>
      </w:divBdr>
      <w:divsChild>
        <w:div w:id="484589332">
          <w:marLeft w:val="0"/>
          <w:marRight w:val="0"/>
          <w:marTop w:val="0"/>
          <w:marBottom w:val="0"/>
          <w:divBdr>
            <w:top w:val="none" w:sz="0" w:space="0" w:color="auto"/>
            <w:left w:val="none" w:sz="0" w:space="0" w:color="auto"/>
            <w:bottom w:val="none" w:sz="0" w:space="0" w:color="auto"/>
            <w:right w:val="none" w:sz="0" w:space="0" w:color="auto"/>
          </w:divBdr>
          <w:divsChild>
            <w:div w:id="906380911">
              <w:marLeft w:val="0"/>
              <w:marRight w:val="0"/>
              <w:marTop w:val="0"/>
              <w:marBottom w:val="0"/>
              <w:divBdr>
                <w:top w:val="none" w:sz="0" w:space="0" w:color="auto"/>
                <w:left w:val="none" w:sz="0" w:space="0" w:color="auto"/>
                <w:bottom w:val="none" w:sz="0" w:space="0" w:color="auto"/>
                <w:right w:val="none" w:sz="0" w:space="0" w:color="auto"/>
              </w:divBdr>
              <w:divsChild>
                <w:div w:id="174833518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veloper.android.com/reference/android/database/sqlite/SQLiteDatabase" TargetMode="External"/><Relationship Id="rId26" Type="http://schemas.openxmlformats.org/officeDocument/2006/relationships/hyperlink" Target="https://leojimzdev.com/8-pasos-esenciales-para-planificar-un-proyecto-de-desarrollo-de-software/" TargetMode="External"/><Relationship Id="rId39" Type="http://schemas.openxmlformats.org/officeDocument/2006/relationships/hyperlink" Target="https://github.com/davidmigloz/go-bees/tree/master/app/src/main/java/com/davidmiguel/gobees" TargetMode="External"/><Relationship Id="rId21" Type="http://schemas.openxmlformats.org/officeDocument/2006/relationships/hyperlink" Target="https://you.com/" TargetMode="External"/><Relationship Id="rId34" Type="http://schemas.openxmlformats.org/officeDocument/2006/relationships/hyperlink" Target="https://www.movistar.es/internet/" TargetMode="External"/><Relationship Id="rId42" Type="http://schemas.openxmlformats.org/officeDocument/2006/relationships/hyperlink" Target="https://github.com/elenarecio/TFG" TargetMode="External"/><Relationship Id="rId47" Type="http://schemas.openxmlformats.org/officeDocument/2006/relationships/hyperlink" Target="https://es.stackoverflow.com/a/43405" TargetMode="External"/><Relationship Id="rId50" Type="http://schemas.openxmlformats.org/officeDocument/2006/relationships/hyperlink" Target="https://www.youtube.com/watch?v=i-eKtws0EnI" TargetMode="External"/><Relationship Id="rId55" Type="http://schemas.openxmlformats.org/officeDocument/2006/relationships/hyperlink" Target="https://www.amazon.es/Samsung-Galaxy-Smartphone-Versi%C3%B3n-espa%C3%B1ola/dp/B06XXFHG6J"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youtube.com/watch?v=tQQ3_mHOvz4" TargetMode="External"/><Relationship Id="rId11" Type="http://schemas.openxmlformats.org/officeDocument/2006/relationships/footer" Target="footer1.xml"/><Relationship Id="rId24" Type="http://schemas.openxmlformats.org/officeDocument/2006/relationships/hyperlink" Target="https://www.youtube.com/watch?v=tQQ3_mHOvz4" TargetMode="External"/><Relationship Id="rId32" Type="http://schemas.openxmlformats.org/officeDocument/2006/relationships/hyperlink" Target="https://www.youtube.com/watch?v=C1GlrrIi_vU" TargetMode="External"/><Relationship Id="rId37" Type="http://schemas.openxmlformats.org/officeDocument/2006/relationships/hyperlink" Target="https://zube.io/tfg-4/app-movil-para-la-gestion-de-una-explotacion-ganadera-bovina/w/linea-principal-de-trabajo/kanban" TargetMode="External"/><Relationship Id="rId40" Type="http://schemas.openxmlformats.org/officeDocument/2006/relationships/hyperlink" Target="https://git-fork.com/" TargetMode="External"/><Relationship Id="rId45" Type="http://schemas.openxmlformats.org/officeDocument/2006/relationships/hyperlink" Target="https://www.youtube.com/watch?v=tyx05coXixw&amp;list=PLyvsggKtwbLX06iMtXnRGX5lyjiiMaT2y" TargetMode="External"/><Relationship Id="rId53" Type="http://schemas.openxmlformats.org/officeDocument/2006/relationships/hyperlink" Target="https://ugremprendedora.ugr.es/viabilidad-de-proyecto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hatsnew.com/2015/10/04/zube-un-sistema-de-gestion-de-proyectos-para-programador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youtube.com/watch?v=tyx05coXixw&amp;list=PLyvsggKtwbLX06iMtXnRGX5lyjiiMaT2y" TargetMode="External"/><Relationship Id="rId27" Type="http://schemas.openxmlformats.org/officeDocument/2006/relationships/hyperlink" Target="https://leojimzdev.com/8-pasos-esenciales-para-planificar-un-proyecto-de-desarrollo-de-software/" TargetMode="External"/><Relationship Id="rId30" Type="http://schemas.openxmlformats.org/officeDocument/2006/relationships/hyperlink" Target="https://es.stackoverflow.com/a/334661" TargetMode="External"/><Relationship Id="rId35" Type="http://schemas.openxmlformats.org/officeDocument/2006/relationships/hyperlink" Target="https://codingornot.com/mvc-modelo-vista-controlador-que-es-y-para-que-sirve" TargetMode="External"/><Relationship Id="rId43" Type="http://schemas.openxmlformats.org/officeDocument/2006/relationships/hyperlink" Target="https://www.eclipse.org/downloads/" TargetMode="External"/><Relationship Id="rId48" Type="http://schemas.openxmlformats.org/officeDocument/2006/relationships/hyperlink" Target="https://codingornot.com/wp-content/uploads/2017/10/mvc-modelo-vista-controlador-portada.png" TargetMode="External"/><Relationship Id="rId56" Type="http://schemas.openxmlformats.org/officeDocument/2006/relationships/hyperlink" Target="https://wwwhatsnew.com/2015/10/04/zube-un-sistema-de-gestion-de-proyectos-para-programadores/" TargetMode="External"/><Relationship Id="rId8" Type="http://schemas.openxmlformats.org/officeDocument/2006/relationships/image" Target="media/image1.png"/><Relationship Id="rId51" Type="http://schemas.openxmlformats.org/officeDocument/2006/relationships/hyperlink" Target="https://www.juntadeandalucia.es/servicios/madeja/contenido/recurso/122"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academiaandroid.com/sqlite-android-creacion-acceso-base-datos-insercion/" TargetMode="External"/><Relationship Id="rId25" Type="http://schemas.openxmlformats.org/officeDocument/2006/relationships/hyperlink" Target="https://www.zotero.org/" TargetMode="External"/><Relationship Id="rId33" Type="http://schemas.openxmlformats.org/officeDocument/2006/relationships/hyperlink" Target="https://developer.android.com/courses/android-basics-compose/course?hl=es-419" TargetMode="External"/><Relationship Id="rId38" Type="http://schemas.openxmlformats.org/officeDocument/2006/relationships/hyperlink" Target="https://inforteleco.blogspot.com/2015/06/tutorial-como-conectarse-mysql-desde.html" TargetMode="External"/><Relationship Id="rId46" Type="http://schemas.openxmlformats.org/officeDocument/2006/relationships/hyperlink" Target="https://developer.android.com/codelabs/basic-android-kotlin-compose-sql?hl=es-419" TargetMode="External"/><Relationship Id="rId59" Type="http://schemas.microsoft.com/office/2011/relationships/people" Target="people.xml"/><Relationship Id="rId20" Type="http://schemas.openxmlformats.org/officeDocument/2006/relationships/hyperlink" Target="https://es.stackoverflow.com/" TargetMode="External"/><Relationship Id="rId41" Type="http://schemas.openxmlformats.org/officeDocument/2006/relationships/hyperlink" Target="https://www.businessinsider.es/cuanto-gana-desarrollador-aplicaciones-espana-476483" TargetMode="External"/><Relationship Id="rId54" Type="http://schemas.openxmlformats.org/officeDocument/2006/relationships/hyperlink" Target="https://www.youtub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eveloper.android.com/courses/android-basics-compose/course?hl=es-419" TargetMode="External"/><Relationship Id="rId28" Type="http://schemas.openxmlformats.org/officeDocument/2006/relationships/hyperlink" Target="https://www.youtube.com/watch?v=wvLnO1zzAMM" TargetMode="External"/><Relationship Id="rId36" Type="http://schemas.openxmlformats.org/officeDocument/2006/relationships/hyperlink" Target="https://codingornot.com/wp-content/uploads/2017/10/mvc-modelo-vista-controlador.png" TargetMode="External"/><Relationship Id="rId49" Type="http://schemas.openxmlformats.org/officeDocument/2006/relationships/hyperlink" Target="https://www.youtube.com/watch?v=ZmOOMCSVe20" TargetMode="External"/><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hyperlink" Target="https://es.stackoverflow.com/q/43396" TargetMode="External"/><Relationship Id="rId44" Type="http://schemas.openxmlformats.org/officeDocument/2006/relationships/hyperlink" Target="https://www.youtube.com/watch?v=CK5ZcKZsMRs" TargetMode="External"/><Relationship Id="rId52" Type="http://schemas.openxmlformats.org/officeDocument/2006/relationships/hyperlink" Target="https://openwebinars.net/blog/que-es-gradle/" TargetMode="External"/><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{1ADCA93F-C231-489B-A175-7BB668CA9F08}</b:Guid>
    <b:Title>https://zube.io/tfg-4/app-movil-para-la-gestion-de-una-explotacion-ganadera-bovina/w/linea-principal-de-trabajo/sprintboard?where%5Bsprint_id%5D=58715</b:Title>
    <b:RefOrder>1</b:RefOrder>
  </b:Source>
  <b:Source>
    <b:Tag>AppGro</b:Tag>
    <b:SourceType>InternetSite</b:SourceType>
    <b:Guid>{2AA1B80C-D250-491B-8C41-D3F8034A4B70}</b:Guid>
    <b:Title>https://openaccess.uoc.edu/bitstream/10609/145751/10/dsuarezgTFG0622memoria.pdf</b:Title>
    <b:RefOrder>2</b:RefOrder>
  </b:Source>
  <b:Source>
    <b:Tag>Appgro</b:Tag>
    <b:SourceType>InternetSite</b:SourceType>
    <b:Guid>{ABDC025D-20CF-4218-AE3A-083B1230C80C}</b:Guid>
    <b:URL>https://openaccess.uoc.edu/bitstream/10609/145751/10/dsuarezgTFG0622memoria.pdf</b:URL>
    <b:RefOrder>3</b:RefOrder>
  </b:Source>
</b:Sources>
</file>

<file path=customXml/itemProps1.xml><?xml version="1.0" encoding="utf-8"?>
<ds:datastoreItem xmlns:ds="http://schemas.openxmlformats.org/officeDocument/2006/customXml" ds:itemID="{CC3E9C14-1F39-434A-B7E8-4F52A3C04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6939</Words>
  <Characters>38167</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Recio Pérez</dc:creator>
  <cp:keywords/>
  <cp:lastModifiedBy>Elena Recio Pérez</cp:lastModifiedBy>
  <cp:revision>3</cp:revision>
  <cp:lastPrinted>2024-07-09T10:15:00Z</cp:lastPrinted>
  <dcterms:created xsi:type="dcterms:W3CDTF">2024-07-09T10:15:00Z</dcterms:created>
  <dcterms:modified xsi:type="dcterms:W3CDTF">2024-07-09T10:15:00Z</dcterms:modified>
</cp:coreProperties>
</file>